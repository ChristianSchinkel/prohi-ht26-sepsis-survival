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16sdtfl w16du wp14">
  <w:body>
    <w:p w:rsidRPr="00FC3BB3" w:rsidR="004777EC" w:rsidP="00C12371" w:rsidRDefault="00457303" w14:paraId="71D929E5" w14:textId="1A182D84">
      <w:pPr>
        <w:pStyle w:val="Header"/>
        <w:spacing w:after="440"/>
        <w:rPr>
          <w:color w:val="002F5F" w:themeColor="accent1"/>
          <w:sz w:val="32"/>
          <w:szCs w:val="32"/>
        </w:rPr>
      </w:pPr>
      <w:r w:rsidRPr="0003176C">
        <w:rPr>
          <w:noProof/>
          <w:color w:val="002F5F" w:themeColor="accent1"/>
          <w:sz w:val="32"/>
          <w:szCs w:val="32"/>
        </w:rPr>
        <w:drawing>
          <wp:inline distT="0" distB="0" distL="0" distR="0" wp14:anchorId="5C23DBEB" wp14:editId="3182D015">
            <wp:extent cx="1077633" cy="900000"/>
            <wp:effectExtent l="0" t="0" r="8255" b="0"/>
            <wp:docPr id="1" name="Bild 1" descr="Stockholms Universit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descr="Stockholms Universitet"/>
                    <pic:cNvPicPr/>
                  </pic:nvPicPr>
                  <pic:blipFill>
                    <a:blip r:embed="rId13">
                      <a:extLst>
                        <a:ext uri="{96DAC541-7B7A-43D3-8B79-37D633B846F1}">
                          <asvg:svgBlip xmlns:asvg="http://schemas.microsoft.com/office/drawing/2016/SVG/main" r:embed="rId14"/>
                        </a:ext>
                      </a:extLst>
                    </a:blip>
                    <a:stretch>
                      <a:fillRect/>
                    </a:stretch>
                  </pic:blipFill>
                  <pic:spPr>
                    <a:xfrm>
                      <a:off x="0" y="0"/>
                      <a:ext cx="1077633" cy="900000"/>
                    </a:xfrm>
                    <a:prstGeom prst="rect">
                      <a:avLst/>
                    </a:prstGeom>
                  </pic:spPr>
                </pic:pic>
              </a:graphicData>
            </a:graphic>
          </wp:inline>
        </w:drawing>
      </w:r>
    </w:p>
    <w:p w:rsidRPr="004777EC" w:rsidR="00484A40" w:rsidRDefault="00484A40" w14:paraId="33292A8E" w14:textId="29E52750">
      <w:pPr>
        <w:pStyle w:val="Header"/>
        <w:tabs>
          <w:tab w:val="clear" w:pos="4536"/>
          <w:tab w:val="clear" w:pos="9072"/>
        </w:tabs>
        <w:spacing w:after="720"/>
        <w:jc w:val="right"/>
      </w:pPr>
    </w:p>
    <w:sdt>
      <w:sdtPr>
        <w:id w:val="127905996"/>
        <w:placeholder>
          <w:docPart w:val="75BEDA9A2428D04D9CEE40B2F9BA06BB"/>
        </w:placeholder>
        <w:date w:fullDate="2026-09-25T00:00:00Z">
          <w:dateFormat w:val="yyyy-MM-dd"/>
          <w:lid w:val="sv-SE"/>
          <w:storeMappedDataAs w:val="dateTime"/>
          <w:calendar w:val="gregorian"/>
        </w:date>
      </w:sdtPr>
      <w:sdtContent>
        <w:p w:rsidRPr="00877F18" w:rsidR="00FC3BB3" w:rsidP="00484A40" w:rsidRDefault="00B90A3F" w14:paraId="4D5266DF" w14:textId="357BAD12">
          <w:pPr>
            <w:pStyle w:val="Header"/>
            <w:tabs>
              <w:tab w:val="clear" w:pos="4536"/>
              <w:tab w:val="clear" w:pos="9072"/>
            </w:tabs>
            <w:jc w:val="right"/>
            <w:sectPr w:rsidRPr="00877F18" w:rsidR="00FC3BB3" w:rsidSect="00484A40">
              <w:headerReference w:type="default" r:id="rId15"/>
              <w:footerReference w:type="default" r:id="rId16"/>
              <w:headerReference w:type="first" r:id="rId17"/>
              <w:footerReference w:type="first" r:id="rId18"/>
              <w:pgSz w:w="11906" w:h="16838"/>
              <w:pgMar w:top="720" w:right="720" w:bottom="1418" w:left="720" w:header="284" w:footer="567" w:gutter="0"/>
              <w:cols w:space="279" w:num="2"/>
              <w:titlePg/>
              <w:docGrid w:linePitch="360"/>
            </w:sectPr>
          </w:pPr>
          <w:r>
            <w:rPr>
              <w:lang w:val="sv-SE"/>
            </w:rPr>
            <w:t>2026-09-25</w:t>
          </w:r>
        </w:p>
      </w:sdtContent>
    </w:sdt>
    <w:p w:rsidR="00C40F7A" w:rsidP="00EB546F" w:rsidRDefault="00530046" w14:paraId="4AF17833" w14:textId="35953E28">
      <w:pPr>
        <w:pStyle w:val="Heading1"/>
      </w:pPr>
      <w:r>
        <w:t>Group</w:t>
      </w:r>
      <w:r w:rsidR="00B12496">
        <w:t xml:space="preserve"> Assignment</w:t>
      </w:r>
    </w:p>
    <w:p w:rsidR="004837C7" w:rsidP="00504B4B" w:rsidRDefault="00C40F7A" w14:paraId="6D415851" w14:textId="112A9031">
      <w:r>
        <w:t xml:space="preserve">Course: </w:t>
      </w:r>
      <w:r w:rsidR="0032624C">
        <w:t>PROHI</w:t>
      </w:r>
      <w:r w:rsidR="00AE4979">
        <w:t xml:space="preserve"> HT2026</w:t>
      </w:r>
    </w:p>
    <w:p w:rsidR="000B60C8" w:rsidP="00192B5F" w:rsidRDefault="005874C7" w14:paraId="06EE5CD7" w14:textId="0606B680">
      <w:r w:rsidRPr="005874C7">
        <w:t>Project Management and Tools for Health Informatics — HT2026</w:t>
      </w:r>
    </w:p>
    <w:p w:rsidR="00192B5F" w:rsidP="00192B5F" w:rsidRDefault="0056402E" w14:paraId="407E8BF3" w14:textId="06694633">
      <w:r>
        <w:t>Course</w:t>
      </w:r>
      <w:r w:rsidR="000C0799">
        <w:t xml:space="preserve"> coordinator</w:t>
      </w:r>
      <w:r w:rsidR="00192B5F">
        <w:t>: Panagiotis Papapetrou, Mohammed Siala</w:t>
      </w:r>
    </w:p>
    <w:p w:rsidR="00AE3460" w:rsidP="00192B5F" w:rsidRDefault="00AE3460" w14:paraId="6CB34340" w14:textId="426A56AE">
      <w:r>
        <w:t>Deadline</w:t>
      </w:r>
      <w:r w:rsidR="00966771">
        <w:t xml:space="preserve"> for submission: 23 October 2026</w:t>
      </w:r>
    </w:p>
    <w:p w:rsidR="0066725C" w:rsidP="0066725C" w:rsidRDefault="0066725C" w14:paraId="2D4A17BF" w14:textId="63B5C74F">
      <w:pPr>
        <w:pStyle w:val="Caption"/>
        <w:keepNext/>
      </w:pPr>
      <w:r>
        <w:t xml:space="preserve">Table </w:t>
      </w:r>
      <w:r>
        <w:fldChar w:fldCharType="begin"/>
      </w:r>
      <w:r>
        <w:instrText xml:space="preserve"> SEQ Table \* ARABIC </w:instrText>
      </w:r>
      <w:r>
        <w:fldChar w:fldCharType="separate"/>
      </w:r>
      <w:r>
        <w:rPr>
          <w:noProof/>
        </w:rPr>
        <w:t>1</w:t>
      </w:r>
      <w:r>
        <w:fldChar w:fldCharType="end"/>
      </w:r>
    </w:p>
    <w:p w:rsidR="00682B8B" w:rsidP="00682B8B" w:rsidRDefault="00682B8B" w14:paraId="158ACB48" w14:textId="1FCB5604">
      <w:r>
        <w:rPr>
          <w:noProof/>
        </w:rPr>
        <mc:AlternateContent>
          <mc:Choice Requires="wps">
            <w:drawing>
              <wp:inline distT="0" distB="0" distL="0" distR="0" wp14:anchorId="6261F847" wp14:editId="41F21514">
                <wp:extent cx="5294870" cy="1717589"/>
                <wp:effectExtent l="0" t="0" r="13970" b="10160"/>
                <wp:docPr id="595664061" name="Text Box 2"/>
                <wp:cNvGraphicFramePr/>
                <a:graphic xmlns:a="http://schemas.openxmlformats.org/drawingml/2006/main">
                  <a:graphicData uri="http://schemas.microsoft.com/office/word/2010/wordprocessingShape">
                    <wps:wsp>
                      <wps:cNvSpPr txBox="1"/>
                      <wps:spPr>
                        <a:xfrm>
                          <a:off x="0" y="0"/>
                          <a:ext cx="5294870" cy="1717589"/>
                        </a:xfrm>
                        <a:prstGeom prst="rect">
                          <a:avLst/>
                        </a:prstGeom>
                        <a:solidFill>
                          <a:schemeClr val="lt1"/>
                        </a:solidFill>
                        <a:ln w="6350">
                          <a:solidFill>
                            <a:prstClr val="black"/>
                          </a:solidFill>
                        </a:ln>
                      </wps:spPr>
                      <wps:txbx>
                        <w:txbxContent>
                          <w:p w:rsidRPr="00D81424" w:rsidR="00D81424" w:rsidP="00D81424" w:rsidRDefault="00BB557D" w14:paraId="76056755" w14:textId="64B7FD9B">
                            <w:r>
                              <w:t>Group</w:t>
                            </w:r>
                            <w:r w:rsidRPr="00D81424" w:rsidR="00D81424">
                              <w:t xml:space="preserve"> Assignment</w:t>
                            </w:r>
                            <w:r>
                              <w:t xml:space="preserve"> (instructions)</w:t>
                            </w:r>
                          </w:p>
                          <w:p w:rsidRPr="00D81424" w:rsidR="00D81424" w:rsidP="00BB557D" w:rsidRDefault="00D81424" w14:paraId="177BD6A0" w14:textId="366606B1">
                            <w:r w:rsidRPr="00D81424">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xmlns:arto="http://schemas.microsoft.com/office/word/2006/arto" xmlns:asvg="http://schemas.microsoft.com/office/drawing/2016/SVG/main" xmlns:pic="http://schemas.openxmlformats.org/drawingml/2006/picture" xmlns:a="http://schemas.openxmlformats.org/drawingml/2006/main">
            <w:pict>
              <v:shapetype id="_x0000_t202" coordsize="21600,21600" o:spt="202" path="m,l,21600r21600,l21600,xe" w14:anchorId="6261F847">
                <v:stroke joinstyle="miter"/>
                <v:path gradientshapeok="t" o:connecttype="rect"/>
              </v:shapetype>
              <v:shape id="Text Box 2" style="width:416.9pt;height:135.25pt;visibility:visible;mso-wrap-style:square;mso-left-percent:-10001;mso-top-percent:-10001;mso-position-horizontal:absolute;mso-position-horizontal-relative:char;mso-position-vertical:absolute;mso-position-vertical-relative:line;mso-left-percent:-10001;mso-top-percent:-10001;v-text-anchor:top" o:spid="_x0000_s102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">
                <v:textbox>
                  <w:txbxContent>
                    <w:p w:rsidRPr="00D81424" w:rsidR="00D81424" w:rsidP="00D81424" w:rsidRDefault="00BB557D" w14:paraId="76056755" w14:textId="64B7FD9B">
                      <w:r>
                        <w:t>Group</w:t>
                      </w:r>
                      <w:r w:rsidRPr="00D81424" w:rsidR="00D81424">
                        <w:t xml:space="preserve"> Assignment</w:t>
                      </w:r>
                      <w:r>
                        <w:t xml:space="preserve"> (instructions)</w:t>
                      </w:r>
                    </w:p>
                    <w:p w:rsidRPr="00D81424" w:rsidR="00D81424" w:rsidP="00BB557D" w:rsidRDefault="00D81424" w14:paraId="177BD6A0" w14:textId="366606B1">
                      <w:r w:rsidRPr="00D81424">
                        <w:t xml:space="preserve">• </w:t>
                      </w:r>
                    </w:p>
                  </w:txbxContent>
                </v:textbox>
                <w10:anchorlock/>
              </v:shape>
            </w:pict>
          </mc:Fallback>
        </mc:AlternateContent>
      </w:r>
    </w:p>
    <w:p w:rsidR="006A5588" w:rsidP="00FD3455" w:rsidRDefault="00C4184D" w14:paraId="4436C440" w14:textId="0FB6CA0D">
      <w:pPr>
        <w:spacing w:line="240" w:lineRule="auto"/>
      </w:pPr>
      <w:r>
        <w:rPr>
          <w:noProof/>
        </w:rPr>
        <mc:AlternateContent>
          <mc:Choice Requires="wps">
            <w:drawing>
              <wp:anchor distT="0" distB="0" distL="114300" distR="114300" simplePos="0" relativeHeight="251658240" behindDoc="0" locked="0" layoutInCell="1" allowOverlap="1" wp14:anchorId="7EFE6A4E" wp14:editId="58C798F0">
                <wp:simplePos x="0" y="0"/>
                <wp:positionH relativeFrom="column">
                  <wp:posOffset>1081</wp:posOffset>
                </wp:positionH>
                <wp:positionV relativeFrom="paragraph">
                  <wp:posOffset>24010</wp:posOffset>
                </wp:positionV>
                <wp:extent cx="5294870" cy="3688492"/>
                <wp:effectExtent l="0" t="0" r="13970" b="7620"/>
                <wp:wrapNone/>
                <wp:docPr id="1556396850" name="Text Box 3"/>
                <wp:cNvGraphicFramePr/>
                <a:graphic xmlns:a="http://schemas.openxmlformats.org/drawingml/2006/main">
                  <a:graphicData uri="http://schemas.microsoft.com/office/word/2010/wordprocessingShape">
                    <wps:wsp>
                      <wps:cNvSpPr txBox="1"/>
                      <wps:spPr>
                        <a:xfrm>
                          <a:off x="0" y="0"/>
                          <a:ext cx="5294870" cy="3688492"/>
                        </a:xfrm>
                        <a:prstGeom prst="rect">
                          <a:avLst/>
                        </a:prstGeom>
                        <a:solidFill>
                          <a:schemeClr val="lt1"/>
                        </a:solidFill>
                        <a:ln w="6350">
                          <a:solidFill>
                            <a:prstClr val="black"/>
                          </a:solidFill>
                        </a:ln>
                      </wps:spPr>
                      <wps:txbx>
                        <w:txbxContent>
                          <w:p w:rsidR="003E0B41" w:rsidP="003E0B41" w:rsidRDefault="003E0B41" w14:paraId="610F46EB" w14:textId="083304B1">
                            <w:r>
                              <w:t>Description</w:t>
                            </w:r>
                          </w:p>
                          <w:p w:rsidRPr="003E0B41" w:rsidR="003E0B41" w:rsidP="003E0B41" w:rsidRDefault="003E0B41" w14:paraId="6277CABA" w14:textId="7ED58674">
                            <w:r w:rsidRPr="00D81424">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pic="http://schemas.openxmlformats.org/drawingml/2006/picture" xmlns:a="http://schemas.openxmlformats.org/drawingml/2006/main">
            <w:pict>
              <v:shape id="Text Box 3" style="position:absolute;margin-left:.1pt;margin-top:1.9pt;width:416.9pt;height:290.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" w14:anchorId="7EFE6A4E">
                <v:textbox>
                  <w:txbxContent>
                    <w:p w:rsidR="003E0B41" w:rsidP="003E0B41" w:rsidRDefault="003E0B41" w14:paraId="610F46EB" w14:textId="083304B1">
                      <w:r>
                        <w:t>Description</w:t>
                      </w:r>
                    </w:p>
                    <w:p w:rsidRPr="003E0B41" w:rsidR="003E0B41" w:rsidP="003E0B41" w:rsidRDefault="003E0B41" w14:paraId="6277CABA" w14:textId="7ED58674">
                      <w:r w:rsidRPr="00D81424">
                        <w:t xml:space="preserve">• </w:t>
                      </w:r>
                    </w:p>
                  </w:txbxContent>
                </v:textbox>
              </v:shape>
            </w:pict>
          </mc:Fallback>
        </mc:AlternateContent>
      </w:r>
    </w:p>
    <w:p w:rsidR="00364EFB" w:rsidP="00FD3455" w:rsidRDefault="00FD3455" w14:paraId="7B73A9DE" w14:textId="706DED55">
      <w:pPr>
        <w:spacing w:line="240" w:lineRule="auto"/>
      </w:pPr>
      <w:r>
        <w:br w:type="page"/>
      </w:r>
    </w:p>
    <w:sdt>
      <w:sdtPr>
        <w:id w:val="665514810"/>
        <w:docPartObj>
          <w:docPartGallery w:val="Table of Contents"/>
          <w:docPartUnique/>
        </w:docPartObj>
        <w:rPr>
          <w:rFonts w:cs="" w:cstheme="minorBidi"/>
          <w:b w:val="0"/>
          <w:bCs w:val="0"/>
          <w:noProof/>
          <w:sz w:val="19"/>
          <w:szCs w:val="19"/>
          <w:shd w:val="clear" w:color="auto" w:fill="F0F0F0"/>
        </w:rPr>
      </w:sdtPr>
      <w:sdtEndPr>
        <w:rPr>
          <w:rFonts w:cs="" w:cstheme="minorBidi"/>
          <w:b w:val="0"/>
          <w:bCs w:val="0"/>
          <w:noProof w:val="0"/>
          <w:sz w:val="22"/>
          <w:szCs w:val="22"/>
        </w:rPr>
      </w:sdtEndPr>
      <w:sdtContent>
        <w:p w:rsidR="00C44D94" w:rsidRDefault="008C16E6" w14:paraId="1EE2073D" w14:textId="1E2A11D3">
          <w:pPr>
            <w:pStyle w:val="TOC2"/>
            <w:tabs>
              <w:tab w:val="right" w:leader="dot" w:pos="8212"/>
            </w:tabs>
            <w:rPr>
              <w:rFonts w:cstheme="minorBidi"/>
              <w:b w:val="0"/>
              <w:bCs w:val="0"/>
              <w:noProof/>
              <w:kern w:val="2"/>
              <w:sz w:val="24"/>
              <w:szCs w:val="24"/>
              <w:lang w:eastAsia="ja-JP"/>
              <w14:ligatures w14:val="standardContextual"/>
            </w:rPr>
          </w:pPr>
          <w:r>
            <w:rPr>
              <w:rFonts w:cstheme="minorBidi"/>
              <w:noProof/>
              <w:sz w:val="19"/>
              <w:szCs w:val="19"/>
              <w:shd w:val="clear" w:color="auto" w:fill="F0F0F0"/>
            </w:rPr>
            <w:fldChar w:fldCharType="begin"/>
          </w:r>
          <w:r>
            <w:rPr>
              <w:shd w:val="clear" w:color="auto" w:fill="F0F0F0"/>
            </w:rPr>
            <w:instrText xml:space="preserve"> TOC \o "2-3" \h \z \t "Rubrik 1;1;Numrerad rubrik 1;1" </w:instrText>
          </w:r>
          <w:r>
            <w:rPr>
              <w:rFonts w:cstheme="minorBidi"/>
              <w:noProof/>
              <w:sz w:val="19"/>
              <w:szCs w:val="19"/>
              <w:shd w:val="clear" w:color="auto" w:fill="F0F0F0"/>
            </w:rPr>
            <w:fldChar w:fldCharType="separate"/>
          </w:r>
          <w:hyperlink w:history="1" w:anchor="_Toc239693714">
            <w:r w:rsidRPr="004820E8" w:rsidR="00C44D94">
              <w:rPr>
                <w:rStyle w:val="Hyperlink"/>
                <w:noProof/>
              </w:rPr>
              <w:t>Part I: A Health Use Case Across the Four Decision-Making Families.</w:t>
            </w:r>
            <w:r w:rsidR="00C44D94">
              <w:rPr>
                <w:noProof/>
                <w:webHidden/>
              </w:rPr>
              <w:tab/>
            </w:r>
            <w:r w:rsidR="00C44D94">
              <w:rPr>
                <w:noProof/>
                <w:webHidden/>
              </w:rPr>
              <w:fldChar w:fldCharType="begin"/>
            </w:r>
            <w:r w:rsidR="00C44D94">
              <w:rPr>
                <w:noProof/>
                <w:webHidden/>
              </w:rPr>
              <w:instrText xml:space="preserve"> PAGEREF _Toc239693714 \h </w:instrText>
            </w:r>
            <w:r w:rsidR="00C44D94">
              <w:rPr>
                <w:noProof/>
                <w:webHidden/>
              </w:rPr>
            </w:r>
            <w:r w:rsidR="00C44D94">
              <w:rPr>
                <w:noProof/>
                <w:webHidden/>
              </w:rPr>
              <w:fldChar w:fldCharType="separate"/>
            </w:r>
            <w:r w:rsidR="00C44D94">
              <w:rPr>
                <w:noProof/>
                <w:webHidden/>
              </w:rPr>
              <w:t>3</w:t>
            </w:r>
            <w:r w:rsidR="00C44D94">
              <w:rPr>
                <w:noProof/>
                <w:webHidden/>
              </w:rPr>
              <w:fldChar w:fldCharType="end"/>
            </w:r>
          </w:hyperlink>
        </w:p>
        <w:p w:rsidR="00C44D94" w:rsidRDefault="00C44D94" w14:paraId="603C712C" w14:textId="7F1EF64A">
          <w:pPr>
            <w:pStyle w:val="TOC2"/>
            <w:tabs>
              <w:tab w:val="right" w:leader="dot" w:pos="8212"/>
            </w:tabs>
            <w:rPr>
              <w:rFonts w:cstheme="minorBidi"/>
              <w:b w:val="0"/>
              <w:bCs w:val="0"/>
              <w:noProof/>
              <w:kern w:val="2"/>
              <w:sz w:val="24"/>
              <w:szCs w:val="24"/>
              <w:lang w:eastAsia="ja-JP"/>
              <w14:ligatures w14:val="standardContextual"/>
            </w:rPr>
          </w:pPr>
          <w:hyperlink w:history="1" w:anchor="_Toc239693715">
            <w:r w:rsidRPr="004820E8">
              <w:rPr>
                <w:rStyle w:val="Hyperlink"/>
                <w:noProof/>
              </w:rPr>
              <w:t>Part II: Project Management.</w:t>
            </w:r>
            <w:r>
              <w:rPr>
                <w:noProof/>
                <w:webHidden/>
              </w:rPr>
              <w:tab/>
            </w:r>
            <w:r>
              <w:rPr>
                <w:noProof/>
                <w:webHidden/>
              </w:rPr>
              <w:fldChar w:fldCharType="begin"/>
            </w:r>
            <w:r>
              <w:rPr>
                <w:noProof/>
                <w:webHidden/>
              </w:rPr>
              <w:instrText xml:space="preserve"> PAGEREF _Toc239693715 \h </w:instrText>
            </w:r>
            <w:r>
              <w:rPr>
                <w:noProof/>
                <w:webHidden/>
              </w:rPr>
            </w:r>
            <w:r>
              <w:rPr>
                <w:noProof/>
                <w:webHidden/>
              </w:rPr>
              <w:fldChar w:fldCharType="separate"/>
            </w:r>
            <w:r>
              <w:rPr>
                <w:noProof/>
                <w:webHidden/>
              </w:rPr>
              <w:t>3</w:t>
            </w:r>
            <w:r>
              <w:rPr>
                <w:noProof/>
                <w:webHidden/>
              </w:rPr>
              <w:fldChar w:fldCharType="end"/>
            </w:r>
          </w:hyperlink>
        </w:p>
        <w:p w:rsidR="00C44D94" w:rsidRDefault="00C44D94" w14:paraId="09CE7FCD" w14:textId="3A13AB28">
          <w:pPr>
            <w:pStyle w:val="TOC2"/>
            <w:tabs>
              <w:tab w:val="right" w:leader="dot" w:pos="8212"/>
            </w:tabs>
            <w:rPr>
              <w:rFonts w:cstheme="minorBidi"/>
              <w:b w:val="0"/>
              <w:bCs w:val="0"/>
              <w:noProof/>
              <w:kern w:val="2"/>
              <w:sz w:val="24"/>
              <w:szCs w:val="24"/>
              <w:lang w:eastAsia="ja-JP"/>
              <w14:ligatures w14:val="standardContextual"/>
            </w:rPr>
          </w:pPr>
          <w:hyperlink w:history="1" w:anchor="_Toc239693716">
            <w:r w:rsidRPr="004820E8">
              <w:rPr>
                <w:rStyle w:val="Hyperlink"/>
                <w:noProof/>
              </w:rPr>
              <w:t>Part III: Ethical or Environmental Considerations.</w:t>
            </w:r>
            <w:r>
              <w:rPr>
                <w:noProof/>
                <w:webHidden/>
              </w:rPr>
              <w:tab/>
            </w:r>
            <w:r>
              <w:rPr>
                <w:noProof/>
                <w:webHidden/>
              </w:rPr>
              <w:fldChar w:fldCharType="begin"/>
            </w:r>
            <w:r>
              <w:rPr>
                <w:noProof/>
                <w:webHidden/>
              </w:rPr>
              <w:instrText xml:space="preserve"> PAGEREF _Toc239693716 \h </w:instrText>
            </w:r>
            <w:r>
              <w:rPr>
                <w:noProof/>
                <w:webHidden/>
              </w:rPr>
            </w:r>
            <w:r>
              <w:rPr>
                <w:noProof/>
                <w:webHidden/>
              </w:rPr>
              <w:fldChar w:fldCharType="separate"/>
            </w:r>
            <w:r>
              <w:rPr>
                <w:noProof/>
                <w:webHidden/>
              </w:rPr>
              <w:t>3</w:t>
            </w:r>
            <w:r>
              <w:rPr>
                <w:noProof/>
                <w:webHidden/>
              </w:rPr>
              <w:fldChar w:fldCharType="end"/>
            </w:r>
          </w:hyperlink>
        </w:p>
        <w:p w:rsidR="00C44D94" w:rsidRDefault="00C44D94" w14:paraId="520994A4" w14:textId="6DBA0B74">
          <w:pPr>
            <w:pStyle w:val="TOC2"/>
            <w:tabs>
              <w:tab w:val="right" w:leader="dot" w:pos="8212"/>
            </w:tabs>
            <w:rPr>
              <w:rFonts w:cstheme="minorBidi"/>
              <w:b w:val="0"/>
              <w:bCs w:val="0"/>
              <w:noProof/>
              <w:kern w:val="2"/>
              <w:sz w:val="24"/>
              <w:szCs w:val="24"/>
              <w:lang w:eastAsia="ja-JP"/>
              <w14:ligatures w14:val="standardContextual"/>
            </w:rPr>
          </w:pPr>
          <w:hyperlink w:history="1" w:anchor="_Toc239693717">
            <w:r w:rsidRPr="004820E8">
              <w:rPr>
                <w:rStyle w:val="Hyperlink"/>
                <w:noProof/>
              </w:rPr>
              <w:t>Declaration of AI Use</w:t>
            </w:r>
            <w:r>
              <w:rPr>
                <w:noProof/>
                <w:webHidden/>
              </w:rPr>
              <w:tab/>
            </w:r>
            <w:r>
              <w:rPr>
                <w:noProof/>
                <w:webHidden/>
              </w:rPr>
              <w:fldChar w:fldCharType="begin"/>
            </w:r>
            <w:r>
              <w:rPr>
                <w:noProof/>
                <w:webHidden/>
              </w:rPr>
              <w:instrText xml:space="preserve"> PAGEREF _Toc239693717 \h </w:instrText>
            </w:r>
            <w:r>
              <w:rPr>
                <w:noProof/>
                <w:webHidden/>
              </w:rPr>
            </w:r>
            <w:r>
              <w:rPr>
                <w:noProof/>
                <w:webHidden/>
              </w:rPr>
              <w:fldChar w:fldCharType="separate"/>
            </w:r>
            <w:r>
              <w:rPr>
                <w:noProof/>
                <w:webHidden/>
              </w:rPr>
              <w:t>4</w:t>
            </w:r>
            <w:r>
              <w:rPr>
                <w:noProof/>
                <w:webHidden/>
              </w:rPr>
              <w:fldChar w:fldCharType="end"/>
            </w:r>
          </w:hyperlink>
        </w:p>
        <w:p w:rsidR="00C44D94" w:rsidRDefault="00C44D94" w14:paraId="5498481F" w14:textId="2ABF42B9">
          <w:pPr>
            <w:pStyle w:val="TOC2"/>
            <w:tabs>
              <w:tab w:val="right" w:leader="dot" w:pos="8212"/>
            </w:tabs>
            <w:rPr>
              <w:rFonts w:cstheme="minorBidi"/>
              <w:b w:val="0"/>
              <w:bCs w:val="0"/>
              <w:noProof/>
              <w:kern w:val="2"/>
              <w:sz w:val="24"/>
              <w:szCs w:val="24"/>
              <w:lang w:eastAsia="ja-JP"/>
              <w14:ligatures w14:val="standardContextual"/>
            </w:rPr>
          </w:pPr>
          <w:hyperlink w:history="1" w:anchor="_Toc239693718">
            <w:r w:rsidRPr="004820E8">
              <w:rPr>
                <w:rStyle w:val="Hyperlink"/>
                <w:noProof/>
              </w:rPr>
              <w:t>Reference:</w:t>
            </w:r>
            <w:r>
              <w:rPr>
                <w:noProof/>
                <w:webHidden/>
              </w:rPr>
              <w:tab/>
            </w:r>
            <w:r>
              <w:rPr>
                <w:noProof/>
                <w:webHidden/>
              </w:rPr>
              <w:fldChar w:fldCharType="begin"/>
            </w:r>
            <w:r>
              <w:rPr>
                <w:noProof/>
                <w:webHidden/>
              </w:rPr>
              <w:instrText xml:space="preserve"> PAGEREF _Toc239693718 \h </w:instrText>
            </w:r>
            <w:r>
              <w:rPr>
                <w:noProof/>
                <w:webHidden/>
              </w:rPr>
            </w:r>
            <w:r>
              <w:rPr>
                <w:noProof/>
                <w:webHidden/>
              </w:rPr>
              <w:fldChar w:fldCharType="separate"/>
            </w:r>
            <w:r>
              <w:rPr>
                <w:noProof/>
                <w:webHidden/>
              </w:rPr>
              <w:t>5</w:t>
            </w:r>
            <w:r>
              <w:rPr>
                <w:noProof/>
                <w:webHidden/>
              </w:rPr>
              <w:fldChar w:fldCharType="end"/>
            </w:r>
          </w:hyperlink>
        </w:p>
        <w:p w:rsidR="008C16E6" w:rsidP="00D22238" w:rsidRDefault="008C16E6" w14:paraId="113A0394" w14:textId="7113A05B">
          <w:pPr>
            <w:spacing w:line="240" w:lineRule="auto"/>
          </w:pPr>
          <w:r>
            <w:rPr>
              <w:shd w:val="clear" w:color="auto" w:fill="F0F0F0"/>
            </w:rPr>
            <w:fldChar w:fldCharType="end"/>
          </w:r>
        </w:p>
      </w:sdtContent>
    </w:sdt>
    <w:p w:rsidR="00364EFB" w:rsidP="00D22238" w:rsidRDefault="00D22238" w14:paraId="6E196E1D" w14:textId="70CD5B71">
      <w:pPr>
        <w:spacing w:line="240" w:lineRule="auto"/>
      </w:pPr>
      <w:r>
        <w:br w:type="page"/>
      </w:r>
    </w:p>
    <w:p w:rsidR="00FB3257" w:rsidP="32FAF5F2" w:rsidRDefault="00FB3257" w14:paraId="18738545" w14:textId="5A526548">
      <w:r>
        <w:br w:type="page"/>
      </w:r>
    </w:p>
    <w:p w:rsidR="00FB3257" w:rsidP="32FAF5F2" w:rsidRDefault="00FB3257" w14:paraId="51D65B75" w14:textId="13D98345">
      <w:pPr>
        <w:pStyle w:val="Heading2"/>
      </w:pPr>
      <w:bookmarkStart w:name="_Toc239693714" w:id="1"/>
      <w:r>
        <w:t>Part I: A Health Use Case Across the Four Decision-</w:t>
      </w:r>
      <w:r w:rsidRPr="32FAF5F2">
        <w:t>Making Families.</w:t>
      </w:r>
      <w:bookmarkEnd w:id="1"/>
    </w:p>
    <w:p w:rsidRPr="007762DA" w:rsidR="001D6EBF" w:rsidP="003179B8" w:rsidRDefault="001D6EBF" w14:paraId="79816F50" w14:textId="16A5EAF3">
      <w:pPr>
        <w:pStyle w:val="Subtitle"/>
        <w:rPr>
          <w:strike/>
        </w:rPr>
      </w:pPr>
      <w:r w:rsidRPr="007762DA">
        <w:rPr>
          <w:strike/>
        </w:rPr>
        <w:t>(2.5 pages)</w:t>
      </w:r>
    </w:p>
    <w:p w:rsidRPr="001D6EBF" w:rsidR="00DD1B75" w:rsidP="3915B367" w:rsidRDefault="007762DA" w14:paraId="02D8623C" w14:textId="089F0CEA">
      <w:r w:rsidRPr="3915B367">
        <w:t>[text]</w:t>
      </w:r>
      <w:r w:rsidRPr="3915B367" w:rsidR="00151F68">
        <w:t>.</w:t>
      </w:r>
    </w:p>
    <w:p w:rsidR="00FB3257" w:rsidP="004712F7" w:rsidRDefault="00FB3257" w14:paraId="277F7252" w14:textId="6EA47B6C">
      <w:pPr>
        <w:pStyle w:val="Heading2"/>
      </w:pPr>
      <w:bookmarkStart w:name="_Toc239693715" w:id="2"/>
      <w:r w:rsidRPr="00FB3257">
        <w:t>Part II: Project Management.</w:t>
      </w:r>
      <w:bookmarkEnd w:id="2"/>
    </w:p>
    <w:p w:rsidRPr="007762DA" w:rsidR="001D6EBF" w:rsidP="003179B8" w:rsidRDefault="001D6EBF" w14:paraId="6BA2FC9C" w14:textId="00B716FA">
      <w:pPr>
        <w:pStyle w:val="Subtitle"/>
        <w:rPr>
          <w:strike/>
        </w:rPr>
      </w:pPr>
      <w:r w:rsidRPr="007762DA">
        <w:rPr>
          <w:strike/>
        </w:rPr>
        <w:t>(2 pages)</w:t>
      </w:r>
    </w:p>
    <w:p w:rsidRPr="001D6EBF" w:rsidR="00DD1B75" w:rsidP="001D6EBF" w:rsidRDefault="00DD1B75" w14:paraId="45DC3E53" w14:textId="77777777"/>
    <w:p w:rsidR="00D4372C" w:rsidP="001274D6" w:rsidRDefault="00FB3257" w14:paraId="1251C31C" w14:textId="1D7BD7FD">
      <w:pPr>
        <w:pStyle w:val="Heading2"/>
      </w:pPr>
      <w:bookmarkStart w:name="_Toc239693716" w:id="3"/>
      <w:r w:rsidRPr="00FB3257">
        <w:t>Part III: Ethical or Environmental Considerations.</w:t>
      </w:r>
      <w:bookmarkEnd w:id="3"/>
    </w:p>
    <w:p w:rsidRPr="007762DA" w:rsidR="001D6EBF" w:rsidP="003179B8" w:rsidRDefault="001D6EBF" w14:paraId="340314AA" w14:textId="2E8291EC">
      <w:pPr>
        <w:pStyle w:val="Subtitle"/>
        <w:rPr>
          <w:strike/>
        </w:rPr>
      </w:pPr>
      <w:r w:rsidRPr="007762DA">
        <w:rPr>
          <w:strike/>
        </w:rPr>
        <w:t>(0.5 page)</w:t>
      </w:r>
    </w:p>
    <w:p w:rsidR="00DD1B75" w:rsidP="00B14737" w:rsidRDefault="00B14737" w14:paraId="7B48D0B5" w14:textId="2F2D0ABB">
      <w:pPr>
        <w:spacing w:line="240" w:lineRule="auto"/>
      </w:pPr>
      <w:r>
        <w:br w:type="page"/>
      </w:r>
    </w:p>
    <w:p w:rsidR="00CE30AC" w:rsidP="004712F7" w:rsidRDefault="00CE30AC" w14:paraId="3D21DBE4" w14:textId="0B30C302">
      <w:pPr>
        <w:pStyle w:val="Heading2"/>
      </w:pPr>
      <w:bookmarkStart w:name="_Toc239693717" w:id="4"/>
      <w:r>
        <w:t xml:space="preserve">Declaration of AI </w:t>
      </w:r>
      <w:r w:rsidR="00EE653E">
        <w:t>Use</w:t>
      </w:r>
      <w:bookmarkEnd w:id="4"/>
    </w:p>
    <w:p w:rsidR="00EE653E" w:rsidP="3915B367" w:rsidRDefault="001E57BB" w14:paraId="2A65F819" w14:textId="71649E7E">
      <w:pPr>
        <w:pStyle w:val="ListBullet"/>
      </w:pPr>
      <w:r w:rsidRPr="3915B367">
        <w:t>Grammarly</w:t>
      </w:r>
      <w:r w:rsidRPr="3915B367" w:rsidR="00DD6D42">
        <w:t xml:space="preserve"> was used to check for </w:t>
      </w:r>
      <w:r w:rsidRPr="3915B367" w:rsidR="00A5509F">
        <w:t xml:space="preserve">spelling </w:t>
      </w:r>
      <w:r w:rsidRPr="3915B367" w:rsidR="000C1AB0">
        <w:t>or</w:t>
      </w:r>
      <w:r w:rsidRPr="3915B367" w:rsidR="00A5509F">
        <w:t xml:space="preserve"> grammar mistakes</w:t>
      </w:r>
      <w:r w:rsidRPr="3915B367" w:rsidR="001A52B3">
        <w:t xml:space="preserve"> and to improve </w:t>
      </w:r>
      <w:r w:rsidRPr="3915B367" w:rsidR="00080631">
        <w:t>wording.</w:t>
      </w:r>
    </w:p>
    <w:p w:rsidRPr="00EE653E" w:rsidR="00B14737" w:rsidP="00AE1CB8" w:rsidRDefault="00AE1CB8" w14:paraId="678D9C71" w14:textId="58F17514">
      <w:pPr>
        <w:spacing w:line="240" w:lineRule="auto"/>
      </w:pPr>
      <w:r>
        <w:br w:type="page"/>
      </w:r>
    </w:p>
    <w:p w:rsidR="0002758F" w:rsidP="004712F7" w:rsidRDefault="0002758F" w14:paraId="3BCC8B1D" w14:textId="70B07914">
      <w:pPr>
        <w:pStyle w:val="Heading2"/>
      </w:pPr>
      <w:bookmarkStart w:name="_Toc239693718" w:id="5"/>
      <w:r w:rsidRPr="0002758F">
        <w:t>Reference</w:t>
      </w:r>
      <w:r w:rsidR="00695617">
        <w:t>:</w:t>
      </w:r>
      <w:bookmarkEnd w:id="5"/>
    </w:p>
    <w:p w:rsidRPr="00846580" w:rsidR="007E2F67" w:rsidP="00846580" w:rsidRDefault="007E2F67" w14:paraId="4CE9A0DB" w14:textId="3317B764">
      <w:pPr>
        <w:pStyle w:val="ListParagraph"/>
        <w:numPr>
          <w:ilvl w:val="0"/>
          <w:numId w:val="29"/>
        </w:numPr>
        <w:spacing w:line="240" w:lineRule="auto"/>
        <w:jc w:val="right"/>
        <w:rPr>
          <w:lang w:val="el-GR"/>
        </w:rPr>
      </w:pPr>
      <w:r>
        <w:t xml:space="preserve">Chicco D, Jurman G. Survival prediction of patients with sepsis from age, sex, and septic episode number alone. Sci Rep. 2020;10:17156. DOI: </w:t>
      </w:r>
      <w:hyperlink w:history="1" r:id="rId19">
        <w:r>
          <w:rPr>
            <w:rStyle w:val="Hyperlink"/>
          </w:rPr>
          <w:t>10.1038/s41598-020-73558-3</w:t>
        </w:r>
      </w:hyperlink>
      <w:r>
        <w:t>.</w:t>
      </w:r>
    </w:p>
    <w:p w:rsidRPr="001D6EBF" w:rsidR="00695617" w:rsidP="007E2F67" w:rsidRDefault="00695617" w14:paraId="6203A541" w14:textId="3F81BD7D">
      <w:pPr>
        <w:pStyle w:val="ListParagraph"/>
        <w:numPr>
          <w:ilvl w:val="0"/>
          <w:numId w:val="29"/>
        </w:numPr>
        <w:rPr>
          <w:ins w:author="Zoltan Kurhejja" w:date="2026-09-25T23:46:00Z" w16du:dateUtc="2026-09-25T23:46:36Z" w:id="6"/>
        </w:rPr>
      </w:pPr>
    </w:p>
    <w:p w:rsidR="3915B367" w:rsidP="3915B367" w:rsidRDefault="3915B367" w14:paraId="40497D59" w14:textId="7BC99BC8">
      <w:pPr>
        <w:rPr>
          <w:ins w:author="Zoltan Kurhejja" w:date="2026-09-25T23:46:00Z" w16du:dateUtc="2026-09-25T23:46:36Z" w:id="7"/>
        </w:rPr>
      </w:pPr>
    </w:p>
    <w:p w:rsidR="3915B367" w:rsidP="3915B367" w:rsidRDefault="3915B367" w14:paraId="417F4711" w14:textId="209E16E2">
      <w:pPr>
        <w:rPr>
          <w:ins w:author="Zoltan Kurhejja" w:date="2026-09-25T23:46:00Z" w16du:dateUtc="2026-09-25T23:46:36Z" w:id="8"/>
        </w:rPr>
      </w:pPr>
    </w:p>
    <w:p w:rsidR="3915B367" w:rsidP="3915B367" w:rsidRDefault="3915B367" w14:paraId="3BBF0131" w14:textId="746F54A4">
      <w:pPr>
        <w:rPr>
          <w:ins w:author="Zoltan Kurhejja" w:date="2026-09-25T23:46:00Z" w16du:dateUtc="2026-09-25T23:46:37Z" w:id="9"/>
        </w:rPr>
      </w:pPr>
    </w:p>
    <w:p w:rsidR="3915B367" w:rsidP="3915B367" w:rsidRDefault="3915B367" w14:paraId="7455E395" w14:textId="1D5DFA61">
      <w:pPr>
        <w:rPr>
          <w:ins w:author="Zoltan Kurhejja" w:date="2026-09-25T23:46:00Z" w16du:dateUtc="2026-09-25T23:46:37Z" w:id="10"/>
        </w:rPr>
      </w:pPr>
    </w:p>
    <w:p w:rsidR="3915B367" w:rsidP="3915B367" w:rsidRDefault="3915B367" w14:paraId="32DC1B23" w14:textId="28B93D05">
      <w:pPr>
        <w:rPr>
          <w:ins w:author="Zoltan Kurhejja" w:date="2026-09-25T23:46:00Z" w16du:dateUtc="2026-09-25T23:46:37Z" w:id="11"/>
        </w:rPr>
      </w:pPr>
    </w:p>
    <w:p w:rsidR="3915B367" w:rsidP="3915B367" w:rsidRDefault="3915B367" w14:paraId="705D9670" w14:textId="791C3FF4">
      <w:pPr>
        <w:rPr>
          <w:ins w:author="Zoltan Kurhejja" w:date="2026-09-25T23:46:00Z" w16du:dateUtc="2026-09-25T23:46:37Z" w:id="12"/>
        </w:rPr>
      </w:pPr>
    </w:p>
    <w:p w:rsidR="3915B367" w:rsidP="3915B367" w:rsidRDefault="3915B367" w14:paraId="0D0C7122" w14:textId="003FB7BA">
      <w:pPr>
        <w:rPr>
          <w:ins w:author="Zoltan Kurhejja" w:date="2026-09-25T23:46:00Z" w16du:dateUtc="2026-09-25T23:46:37Z" w:id="13"/>
        </w:rPr>
      </w:pPr>
    </w:p>
    <w:p w:rsidR="3915B367" w:rsidP="3915B367" w:rsidRDefault="3915B367" w14:paraId="3BB9505F" w14:textId="14968DF6">
      <w:pPr>
        <w:rPr>
          <w:ins w:author="Zoltan Kurhejja" w:date="2026-09-25T23:46:00Z" w16du:dateUtc="2026-09-25T23:46:37Z" w:id="14"/>
        </w:rPr>
      </w:pPr>
    </w:p>
    <w:p w:rsidR="3915B367" w:rsidP="3915B367" w:rsidRDefault="3915B367" w14:paraId="71FE10C1" w14:textId="1D641B40">
      <w:pPr>
        <w:rPr>
          <w:ins w:author="Zoltan Kurhejja" w:date="2026-09-25T23:46:00Z" w16du:dateUtc="2026-09-25T23:46:37Z" w:id="15"/>
        </w:rPr>
      </w:pPr>
    </w:p>
    <w:p w:rsidR="3915B367" w:rsidP="3915B367" w:rsidRDefault="3915B367" w14:paraId="54FE7DBD" w14:textId="1F0CB144">
      <w:pPr>
        <w:rPr>
          <w:ins w:author="Zoltan Kurhejja" w:date="2026-09-25T23:46:00Z" w16du:dateUtc="2026-09-25T23:46:38Z" w:id="16"/>
        </w:rPr>
      </w:pPr>
    </w:p>
    <w:p w:rsidR="3915B367" w:rsidP="3915B367" w:rsidRDefault="3915B367" w14:paraId="5D3E7881" w14:textId="2B5089A2">
      <w:pPr>
        <w:rPr>
          <w:ins w:author="Zoltan Kurhejja" w:date="2026-09-25T23:46:00Z" w16du:dateUtc="2026-09-25T23:46:38Z" w:id="17"/>
        </w:rPr>
      </w:pPr>
    </w:p>
    <w:p w:rsidR="3915B367" w:rsidP="3915B367" w:rsidRDefault="3915B367" w14:paraId="2960550F" w14:textId="29B6447D">
      <w:pPr>
        <w:rPr>
          <w:ins w:author="Zoltan Kurhejja" w:date="2026-09-25T23:46:00Z" w16du:dateUtc="2026-09-25T23:46:38Z" w:id="18"/>
        </w:rPr>
      </w:pPr>
    </w:p>
    <w:p w:rsidR="3915B367" w:rsidP="3915B367" w:rsidRDefault="3915B367" w14:paraId="15E97DC8" w14:textId="4936BC6E">
      <w:pPr>
        <w:rPr>
          <w:ins w:author="Zoltan Kurhejja" w:date="2026-09-25T23:46:00Z" w16du:dateUtc="2026-09-25T23:46:38Z" w:id="19"/>
        </w:rPr>
      </w:pPr>
    </w:p>
    <w:p w:rsidR="3915B367" w:rsidP="3915B367" w:rsidRDefault="3915B367" w14:paraId="54231D53" w14:textId="390D2447">
      <w:pPr>
        <w:rPr>
          <w:ins w:author="Zoltan Kurhejja" w:date="2026-09-25T23:46:00Z" w16du:dateUtc="2026-09-25T23:46:38Z" w:id="20"/>
        </w:rPr>
      </w:pPr>
    </w:p>
    <w:p w:rsidR="3915B367" w:rsidP="3915B367" w:rsidRDefault="3915B367" w14:paraId="654D7271" w14:textId="15FEEB76">
      <w:pPr>
        <w:rPr>
          <w:ins w:author="Zoltan Kurhejja" w:date="2026-09-25T23:46:00Z" w16du:dateUtc="2026-09-25T23:46:38Z" w:id="21"/>
        </w:rPr>
      </w:pPr>
    </w:p>
    <w:p w:rsidR="3915B367" w:rsidP="3915B367" w:rsidRDefault="3915B367" w14:paraId="25419720" w14:textId="18A61EF0">
      <w:pPr>
        <w:rPr>
          <w:ins w:author="Zoltan Kurhejja" w:date="2026-09-25T23:46:00Z" w16du:dateUtc="2026-09-25T23:46:39Z" w:id="22"/>
        </w:rPr>
      </w:pPr>
    </w:p>
    <w:p w:rsidR="3915B367" w:rsidP="3915B367" w:rsidRDefault="3915B367" w14:paraId="22387C67" w14:textId="38475D70">
      <w:pPr>
        <w:rPr>
          <w:ins w:author="Zoltan Kurhejja" w:date="2026-09-25T23:46:00Z" w16du:dateUtc="2026-09-25T23:46:39Z" w:id="23"/>
        </w:rPr>
      </w:pPr>
    </w:p>
    <w:p w:rsidR="3915B367" w:rsidP="3915B367" w:rsidRDefault="3915B367" w14:paraId="4CB57DDD" w14:textId="7BB925D0">
      <w:pPr>
        <w:rPr>
          <w:ins w:author="Zoltan Kurhejja" w:date="2026-09-25T23:46:00Z" w16du:dateUtc="2026-09-25T23:46:39Z" w:id="24"/>
        </w:rPr>
      </w:pPr>
    </w:p>
    <w:p w:rsidR="3915B367" w:rsidP="3915B367" w:rsidRDefault="3915B367" w14:paraId="7978277C" w14:textId="4425F908">
      <w:pPr>
        <w:rPr>
          <w:ins w:author="Zoltan Kurhejja" w:date="2026-09-25T23:46:00Z" w16du:dateUtc="2026-09-25T23:46:40Z" w:id="25"/>
        </w:rPr>
      </w:pPr>
    </w:p>
    <w:p w:rsidR="3915B367" w:rsidP="3915B367" w:rsidRDefault="3915B367" w14:paraId="63792A3C" w14:textId="791AAD96">
      <w:pPr>
        <w:rPr>
          <w:ins w:author="Zoltan Kurhejja" w:date="2026-09-25T23:46:00Z" w16du:dateUtc="2026-09-25T23:46:41Z" w:id="26"/>
        </w:rPr>
      </w:pPr>
    </w:p>
    <w:p w:rsidR="3915B367" w:rsidP="3915B367" w:rsidRDefault="3915B367" w14:paraId="62E751F8" w14:textId="7435DD50">
      <w:pPr>
        <w:rPr>
          <w:ins w:author="Zoltan Kurhejja" w:date="2026-09-25T23:46:00Z" w16du:dateUtc="2026-09-25T23:46:41Z" w:id="27"/>
        </w:rPr>
      </w:pPr>
    </w:p>
    <w:p w:rsidR="3915B367" w:rsidP="3915B367" w:rsidRDefault="3915B367" w14:paraId="32861E4C" w14:textId="2B30C310">
      <w:pPr>
        <w:rPr>
          <w:ins w:author="Zoltan Kurhejja" w:date="2026-09-25T23:46:00Z" w16du:dateUtc="2026-09-25T23:46:41Z" w:id="28"/>
        </w:rPr>
      </w:pPr>
    </w:p>
    <w:p w:rsidR="3915B367" w:rsidP="3915B367" w:rsidRDefault="3915B367" w14:paraId="29EA2054" w14:textId="0FD31070">
      <w:pPr>
        <w:rPr>
          <w:ins w:author="Zoltan Kurhejja" w:date="2026-09-25T23:46:00Z" w16du:dateUtc="2026-09-25T23:46:42Z" w:id="29"/>
        </w:rPr>
      </w:pPr>
    </w:p>
    <w:p w:rsidR="3915B367" w:rsidP="3915B367" w:rsidRDefault="3915B367" w14:paraId="2CB3B4D0" w14:textId="5CD843F8">
      <w:pPr>
        <w:rPr>
          <w:ins w:author="Zoltan Kurhejja" w:date="2026-09-25T23:46:00Z" w16du:dateUtc="2026-09-25T23:46:43Z" w:id="30"/>
        </w:rPr>
      </w:pPr>
    </w:p>
    <w:p w:rsidR="3915B367" w:rsidP="3915B367" w:rsidRDefault="3915B367" w14:paraId="225C73FD" w14:textId="471610DA">
      <w:pPr>
        <w:rPr>
          <w:ins w:author="Zoltan Kurhejja" w:date="2026-09-25T23:46:00Z" w16du:dateUtc="2026-09-25T23:46:43Z" w:id="31"/>
        </w:rPr>
      </w:pPr>
    </w:p>
    <w:p w:rsidR="3915B367" w:rsidP="3915B367" w:rsidRDefault="3915B367" w14:paraId="2A780068" w14:textId="569FE483">
      <w:pPr>
        <w:rPr>
          <w:ins w:author="Zoltan Kurhejja" w:date="2026-09-25T23:46:00Z" w16du:dateUtc="2026-09-25T23:46:44Z" w:id="32"/>
        </w:rPr>
      </w:pPr>
    </w:p>
    <w:p w:rsidR="10B627DB" w:rsidRDefault="10B627DB" w14:paraId="07E99ADF" w14:textId="2832B4C4">
      <w:pPr>
        <w:rPr>
          <w:ins w:author="Zoltan Kurhejja" w:date="2026-09-25T23:46:00Z" w16du:dateUtc="2026-09-25T23:46:49Z" w:id="33"/>
        </w:rPr>
      </w:pPr>
      <w:ins w:author="Zoltan Kurhejja" w:date="2026-09-25T23:46:00Z" w16du:dateUtc="2026-09-25T23:46:48Z" w:id="34">
        <w:r w:rsidRPr="3915B367">
          <w:t>IDEAS:</w:t>
        </w:r>
      </w:ins>
    </w:p>
    <w:p w:rsidR="10B627DB" w:rsidRDefault="10B627DB" w14:paraId="0DDDD9A6" w14:textId="026E1DEE">
      <w:pPr>
        <w:rPr>
          <w:ins w:author="Zoltan Kurhejja" w:date="2026-09-25T23:47:00Z" w16du:dateUtc="2026-09-25T23:47:47Z" w:id="35"/>
        </w:rPr>
      </w:pPr>
      <w:ins w:author="Zoltan Kurhejja" w:date="2026-09-25T23:46:00Z" w16du:dateUtc="2026-09-25T23:46:52Z" w:id="36">
        <w:r w:rsidRPr="3915B367">
          <w:t xml:space="preserve">Zoltan: </w:t>
        </w:r>
      </w:ins>
    </w:p>
    <w:p w:rsidR="10B627DB" w:rsidRDefault="10B627DB" w14:paraId="2CFFD46B" w14:textId="6072B548">
      <w:pPr>
        <w:pStyle w:val="ListParagraph"/>
        <w:numPr>
          <w:ilvl w:val="0"/>
          <w:numId w:val="10"/>
        </w:numPr>
        <w:rPr>
          <w:ins w:author="Zoltan Kurhejja" w:date="2026-09-26T00:03:00Z" w16du:dateUtc="2026-09-26T00:03:24Z" w:id="37"/>
        </w:rPr>
        <w:pPrChange w:author="Zoltan Kurhejja" w:date="2026-09-25T23:47:00Z" w:id="38">
          <w:pPr/>
        </w:pPrChange>
      </w:pPr>
      <w:ins w:author="Zoltan Kurhejja" w:date="2026-09-25T23:47:00Z" w16du:dateUtc="2026-09-25T23:47:57Z" w:id="39">
        <w:r w:rsidRPr="3915B367">
          <w:t xml:space="preserve">Predicts sepsis survival </w:t>
        </w:r>
      </w:ins>
      <w:ins w:author="Zoltan Kurhejja" w:date="2026-09-25T23:48:00Z" w16du:dateUtc="2026-09-25T23:48:15Z" w:id="40">
        <w:r w:rsidRPr="3915B367">
          <w:t>probabilities upon arrival</w:t>
        </w:r>
      </w:ins>
    </w:p>
    <w:p w:rsidR="2F1E31C5" w:rsidRDefault="2F1E31C5" w14:paraId="7D14CC27" w14:textId="4B442EBE">
      <w:pPr>
        <w:pStyle w:val="ListParagraph"/>
        <w:rPr>
          <w:ins w:author="Zoltan Kurhejja" w:date="2026-09-26T00:06:00Z" w16du:dateUtc="2026-09-26T00:06:25Z" w:id="41"/>
        </w:rPr>
        <w:pPrChange w:author="Zoltan Kurhejja" w:date="2026-09-26T00:03:00Z" w:id="42">
          <w:pPr/>
        </w:pPrChange>
      </w:pPr>
      <w:ins w:author="Zoltan Kurhejja" w:date="2026-09-26T00:03:00Z" w16du:dateUtc="2026-09-26T00:03:59Z" w:id="43">
        <w:r w:rsidRPr="3915B367">
          <w:t>T</w:t>
        </w:r>
      </w:ins>
      <w:ins w:author="Zoltan Kurhejja" w:date="2026-09-26T00:04:00Z" w16du:dateUtc="2026-09-26T00:04:28Z" w:id="44">
        <w:r w:rsidRPr="3915B367">
          <w:t>h</w:t>
        </w:r>
      </w:ins>
      <w:ins w:author="Zoltan Kurhejja" w:date="2026-09-26T00:03:00Z" w16du:dateUtc="2026-09-26T00:03:59Z" w:id="45">
        <w:r w:rsidRPr="3915B367">
          <w:t>e</w:t>
        </w:r>
      </w:ins>
      <w:ins w:author="Zoltan Kurhejja" w:date="2026-09-26T00:04:00Z" w16du:dateUtc="2026-09-26T00:04:57Z" w:id="46">
        <w:r w:rsidRPr="3915B367">
          <w:t xml:space="preserve"> predective score will inform the staff </w:t>
        </w:r>
      </w:ins>
      <w:ins w:author="Zoltan Kurhejja" w:date="2026-09-26T00:05:00Z" w16du:dateUtc="2026-09-26T00:05:53Z" w:id="47">
        <w:r w:rsidRPr="3915B367" w:rsidR="6469745F">
          <w:t xml:space="preserve">whethe a patient need standard, special or ICU ward. </w:t>
        </w:r>
      </w:ins>
    </w:p>
    <w:p w:rsidR="270DC125" w:rsidP="3915B367" w:rsidRDefault="270DC125" w14:paraId="0E073CA0" w14:textId="56F4F508">
      <w:pPr>
        <w:pStyle w:val="ListParagraph"/>
        <w:rPr>
          <w:ins w:author="Zoltan Kurhejja" w:date="2026-09-26T00:03:00Z" w16du:dateUtc="2026-09-26T00:03:29Z" w:id="48"/>
        </w:rPr>
      </w:pPr>
      <w:ins w:author="Zoltan Kurhejja" w:date="2026-09-26T00:06:00Z" w16du:dateUtc="2026-09-26T00:06:34Z" w:id="49">
        <w:r w:rsidRPr="3915B367">
          <w:t>Method: Logistic regression</w:t>
        </w:r>
      </w:ins>
    </w:p>
    <w:p w:rsidR="3915B367" w:rsidP="3915B367" w:rsidRDefault="3915B367" w14:paraId="0D949D26" w14:textId="17A14C6A">
      <w:pPr>
        <w:pStyle w:val="ListParagraph"/>
        <w:rPr>
          <w:ins w:author="Zoltan Kurhejja" w:date="2026-09-25T23:48:00Z" w16du:dateUtc="2026-09-25T23:48:22Z" w:id="50"/>
        </w:rPr>
      </w:pPr>
    </w:p>
    <w:p w:rsidR="2B850CDE" w:rsidRDefault="2B850CDE" w14:paraId="0F17D57B" w14:textId="69047FFA">
      <w:pPr>
        <w:pStyle w:val="ListParagraph"/>
        <w:numPr>
          <w:ilvl w:val="0"/>
          <w:numId w:val="10"/>
        </w:numPr>
        <w:rPr>
          <w:ins w:author="Zoltan Kurhejja" w:date="2026-09-26T00:07:00Z" w16du:dateUtc="2026-09-26T00:07:47Z" w:id="51"/>
        </w:rPr>
        <w:pPrChange w:author="Zoltan Kurhejja" w:date="2026-09-25T23:48:00Z" w:id="52">
          <w:pPr/>
        </w:pPrChange>
      </w:pPr>
      <w:ins w:author="Zoltan Kurhejja" w:date="2026-09-25T23:51:00Z" w16du:dateUtc="2026-09-25T23:51:18Z" w:id="53">
        <w:r w:rsidRPr="3915B367">
          <w:t>Quality improvment</w:t>
        </w:r>
      </w:ins>
      <w:ins w:author="Zoltan Kurhejja" w:date="2026-09-25T23:55:00Z" w16du:dateUtc="2026-09-25T23:55:59Z" w:id="54">
        <w:r w:rsidRPr="3915B367" w:rsidR="0FF0F186">
          <w:t xml:space="preserve">: </w:t>
        </w:r>
      </w:ins>
      <w:ins w:author="Zoltan Kurhejja" w:date="2026-09-25T23:57:00Z" w16du:dateUtc="2026-09-25T23:57:04Z" w:id="55">
        <w:r w:rsidRPr="3915B367" w:rsidR="30F3D78C">
          <w:t>Hospitals c</w:t>
        </w:r>
      </w:ins>
      <w:ins w:author="Zoltan Kurhejja" w:date="2026-09-25T23:55:00Z" w16du:dateUtc="2026-09-25T23:55:59Z" w:id="56">
        <w:r w:rsidRPr="3915B367" w:rsidR="0FF0F186">
          <w:t>an us</w:t>
        </w:r>
      </w:ins>
      <w:ins w:author="Zoltan Kurhejja" w:date="2026-09-25T23:56:00Z" w16du:dateUtc="2026-09-25T23:56:43Z" w:id="57">
        <w:r w:rsidRPr="3915B367" w:rsidR="0FF0F186">
          <w:t>e the data set as a standardized, baseline to evaluate the</w:t>
        </w:r>
        <w:r w:rsidRPr="3915B367" w:rsidR="419CC18F">
          <w:t>ir own institutional performance</w:t>
        </w:r>
      </w:ins>
      <w:ins w:author="Zoltan Kurhejja" w:date="2026-09-25T23:57:00Z" w16du:dateUtc="2026-09-25T23:57:59Z" w:id="58">
        <w:r w:rsidRPr="3915B367" w:rsidR="08AB5774">
          <w:t>. Comparing a hospital’s internal sepsis survival rates against this dataset.</w:t>
        </w:r>
      </w:ins>
      <w:ins w:author="Zoltan Kurhejja" w:date="2026-09-26T00:07:00Z" w16du:dateUtc="2026-09-26T00:07:32Z" w:id="59">
        <w:r w:rsidRPr="3915B367" w:rsidR="77FCC961">
          <w:t xml:space="preserve"> </w:t>
        </w:r>
      </w:ins>
    </w:p>
    <w:p w:rsidR="77FCC961" w:rsidP="59A75A30" w:rsidRDefault="77FCC961" w14:paraId="19B90251" w14:textId="303C3D32">
      <w:pPr>
        <w:pStyle w:val="ListParagraph"/>
      </w:pPr>
      <w:ins w:author="Zoltan Kurhejja" w:date="2026-09-26T00:07:00Z" w16du:dateUtc="2026-09-26T00:07:52Z" w:id="60">
        <w:r>
          <w:t xml:space="preserve">Method: </w:t>
        </w:r>
      </w:ins>
      <w:ins w:author="Zoltan Kurhejja" w:date="2026-09-26T00:09:00Z" w16du:dateUtc="2026-09-26T00:09:27Z" w:id="61">
        <w:r w:rsidR="51D52771">
          <w:t>Comparative analysis &amp; Logistic regression</w:t>
        </w:r>
      </w:ins>
    </w:p>
    <w:p w:rsidR="43130FAB" w:rsidP="43130FAB" w:rsidRDefault="43130FAB" w14:paraId="6680BBA7" w14:textId="406281A0">
      <w:pPr>
        <w:pStyle w:val="ListParagraph"/>
      </w:pPr>
    </w:p>
    <w:p w:rsidR="43130FAB" w:rsidP="43130FAB" w:rsidRDefault="43130FAB" w14:paraId="0AFFC669" w14:textId="16F4E97A">
      <w:pPr>
        <w:pStyle w:val="ListParagraph"/>
      </w:pPr>
    </w:p>
    <w:p w:rsidR="3E021E3B" w:rsidRDefault="3E021E3B" w14:paraId="38FED763" w14:textId="44813F20">
      <w:r>
        <w:br w:type="page"/>
      </w:r>
    </w:p>
    <w:p w:rsidR="1C43E951" w:rsidP="3E021E3B" w:rsidRDefault="1C43E951" w14:paraId="17D92152" w14:textId="3717AB8E">
      <w:pPr>
        <w:pStyle w:val="Heading2"/>
        <w:rPr>
          <w:rFonts w:ascii="Times New Roman" w:hAnsi="Times New Roman" w:eastAsia="Times New Roman" w:cs="Times New Roman" w:asciiTheme="minorAscii" w:hAnsiTheme="minorAscii" w:eastAsiaTheme="minorAscii" w:cstheme="minorAscii"/>
          <w:sz w:val="24"/>
          <w:szCs w:val="24"/>
        </w:rPr>
      </w:pPr>
      <w:r w:rsidRPr="3E021E3B" w:rsidR="1C43E951">
        <w:rPr>
          <w:rFonts w:ascii="Times New Roman" w:hAnsi="Times New Roman" w:eastAsia="Times New Roman" w:cs="Times New Roman" w:asciiTheme="minorAscii" w:hAnsiTheme="minorAscii" w:eastAsiaTheme="minorAscii" w:cstheme="minorAscii"/>
          <w:sz w:val="24"/>
          <w:szCs w:val="24"/>
        </w:rPr>
        <w:t>Project Aim (Evangelos)</w:t>
      </w:r>
    </w:p>
    <w:p w:rsidR="1C43E951" w:rsidP="3E021E3B" w:rsidRDefault="1C43E951" w14:paraId="168E9EB6" w14:textId="1E7DE0F1">
      <w:pPr>
        <w:pStyle w:val="Heading3"/>
        <w:rPr>
          <w:rFonts w:ascii="Times New Roman" w:hAnsi="Times New Roman" w:eastAsia="Times New Roman" w:cs="Times New Roman" w:asciiTheme="minorAscii" w:hAnsiTheme="minorAscii" w:eastAsiaTheme="minorAscii" w:cstheme="minorAscii"/>
          <w:sz w:val="24"/>
          <w:szCs w:val="24"/>
        </w:rPr>
      </w:pPr>
      <w:r w:rsidRPr="3E021E3B" w:rsidR="1C43E951">
        <w:rPr>
          <w:rFonts w:ascii="Times New Roman" w:hAnsi="Times New Roman" w:eastAsia="Times New Roman" w:cs="Times New Roman" w:asciiTheme="minorAscii" w:hAnsiTheme="minorAscii" w:eastAsiaTheme="minorAscii" w:cstheme="minorAscii"/>
          <w:sz w:val="24"/>
          <w:szCs w:val="24"/>
        </w:rPr>
        <w:t>Clinical context</w:t>
      </w:r>
    </w:p>
    <w:p w:rsidR="1C43E951" w:rsidP="3E021E3B" w:rsidRDefault="1C43E951" w14:paraId="4187B6B3" w14:textId="5BD119A4">
      <w:pPr>
        <w:pStyle w:val="ListParagraph"/>
        <w:numPr>
          <w:ilvl w:val="0"/>
          <w:numId w:val="28"/>
        </w:numPr>
        <w:rPr>
          <w:rFonts w:ascii="Times New Roman" w:hAnsi="Times New Roman" w:eastAsia="Times New Roman" w:cs="Times New Roman" w:asciiTheme="minorAscii" w:hAnsiTheme="minorAscii" w:eastAsiaTheme="minorAscii" w:cstheme="minorAscii"/>
          <w:sz w:val="24"/>
          <w:szCs w:val="24"/>
        </w:rPr>
      </w:pPr>
      <w:r w:rsidRPr="3E021E3B" w:rsidR="1C43E951">
        <w:rPr>
          <w:rFonts w:ascii="Times New Roman" w:hAnsi="Times New Roman" w:eastAsia="Times New Roman" w:cs="Times New Roman" w:asciiTheme="minorAscii" w:hAnsiTheme="minorAscii" w:eastAsiaTheme="minorAscii" w:cstheme="minorAscii"/>
          <w:sz w:val="24"/>
          <w:szCs w:val="24"/>
        </w:rPr>
        <w:t>Sepsis is associated with high mortality rates.</w:t>
      </w:r>
    </w:p>
    <w:p w:rsidR="1C43E951" w:rsidP="3E021E3B" w:rsidRDefault="1C43E951" w14:paraId="6E5DB919" w14:textId="7DD0CF0D">
      <w:pPr>
        <w:pStyle w:val="ListParagraph"/>
        <w:numPr>
          <w:ilvl w:val="0"/>
          <w:numId w:val="28"/>
        </w:numPr>
        <w:rPr>
          <w:rFonts w:ascii="Times New Roman" w:hAnsi="Times New Roman" w:eastAsia="Times New Roman" w:cs="Times New Roman" w:asciiTheme="minorAscii" w:hAnsiTheme="minorAscii" w:eastAsiaTheme="minorAscii" w:cstheme="minorAscii"/>
          <w:sz w:val="24"/>
          <w:szCs w:val="24"/>
        </w:rPr>
      </w:pPr>
      <w:r w:rsidRPr="3E021E3B" w:rsidR="1C43E951">
        <w:rPr>
          <w:rFonts w:ascii="Times New Roman" w:hAnsi="Times New Roman" w:eastAsia="Times New Roman" w:cs="Times New Roman" w:asciiTheme="minorAscii" w:hAnsiTheme="minorAscii" w:eastAsiaTheme="minorAscii" w:cstheme="minorAscii"/>
          <w:sz w:val="24"/>
          <w:szCs w:val="24"/>
        </w:rPr>
        <w:t>Identifying high risk patients can help clinical decision making.</w:t>
      </w:r>
    </w:p>
    <w:p w:rsidR="1C43E951" w:rsidP="3E021E3B" w:rsidRDefault="1C43E951" w14:paraId="466EF66A" w14:textId="52505AFD">
      <w:pPr>
        <w:pStyle w:val="Heading3"/>
        <w:rPr>
          <w:rFonts w:ascii="Times New Roman" w:hAnsi="Times New Roman" w:eastAsia="Times New Roman" w:cs="Times New Roman" w:asciiTheme="minorAscii" w:hAnsiTheme="minorAscii" w:eastAsiaTheme="minorAscii" w:cstheme="minorAscii"/>
          <w:sz w:val="24"/>
          <w:szCs w:val="24"/>
        </w:rPr>
      </w:pPr>
      <w:r w:rsidRPr="3E021E3B" w:rsidR="1C43E951">
        <w:rPr>
          <w:rFonts w:ascii="Times New Roman" w:hAnsi="Times New Roman" w:eastAsia="Times New Roman" w:cs="Times New Roman" w:asciiTheme="minorAscii" w:hAnsiTheme="minorAscii" w:eastAsiaTheme="minorAscii" w:cstheme="minorAscii"/>
          <w:sz w:val="24"/>
          <w:szCs w:val="24"/>
        </w:rPr>
        <w:t>Aim</w:t>
      </w:r>
    </w:p>
    <w:p w:rsidR="1C43E951" w:rsidP="3E021E3B" w:rsidRDefault="1C43E951" w14:paraId="4291E908" w14:textId="7A9B2AC1">
      <w:pPr>
        <w:rPr>
          <w:rFonts w:ascii="Times New Roman" w:hAnsi="Times New Roman" w:eastAsia="Times New Roman" w:cs="Times New Roman" w:asciiTheme="minorAscii" w:hAnsiTheme="minorAscii" w:eastAsiaTheme="minorAscii" w:cstheme="minorAscii"/>
          <w:sz w:val="24"/>
          <w:szCs w:val="24"/>
        </w:rPr>
      </w:pPr>
      <w:r w:rsidRPr="3E021E3B" w:rsidR="1C43E951">
        <w:rPr>
          <w:rFonts w:ascii="Times New Roman" w:hAnsi="Times New Roman" w:eastAsia="Times New Roman" w:cs="Times New Roman" w:asciiTheme="minorAscii" w:hAnsiTheme="minorAscii" w:eastAsiaTheme="minorAscii" w:cstheme="minorAscii"/>
          <w:sz w:val="24"/>
          <w:szCs w:val="24"/>
        </w:rPr>
        <w:t>Can a minimal set of clinical variables support clinical decision making in patients with sepsis?</w:t>
      </w:r>
    </w:p>
    <w:p w:rsidR="62352038" w:rsidRDefault="62352038" w14:paraId="5310FB7D" w14:textId="1B21E047">
      <w:r w:rsidRPr="3E021E3B" w:rsidR="62352038">
        <w:rPr>
          <w:rFonts w:ascii="Times New Roman" w:hAnsi="Times New Roman" w:eastAsia="Times New Roman" w:cs="Times New Roman" w:asciiTheme="minorAscii" w:hAnsiTheme="minorAscii" w:eastAsiaTheme="minorAscii" w:cstheme="minorAscii"/>
          <w:sz w:val="24"/>
          <w:szCs w:val="24"/>
        </w:rPr>
        <w:t>The project uses one open dataset to build four use cases that share a single clinical scenario, a patient admitted to hospital with a suspected septic episode, and that serve four different users through the four decision-making families of the course: descriptive, diagnostic, predictive and prescriptive. The descriptive and predictive components will be fully implemented; the diagnostic and prescriptive components are implemented at an exploratory level, because the dataset is small enough to allow all four.</w:t>
      </w:r>
    </w:p>
    <w:p w:rsidR="1C43E951" w:rsidP="3E021E3B" w:rsidRDefault="1C43E951" w14:paraId="45918271" w14:textId="10F84F44">
      <w:pPr>
        <w:pStyle w:val="Heading2"/>
        <w:rPr>
          <w:rFonts w:ascii="Times New Roman" w:hAnsi="Times New Roman" w:eastAsia="Times New Roman" w:cs="Times New Roman" w:asciiTheme="minorAscii" w:hAnsiTheme="minorAscii" w:eastAsiaTheme="minorAscii" w:cstheme="minorAscii"/>
          <w:sz w:val="24"/>
          <w:szCs w:val="24"/>
        </w:rPr>
      </w:pPr>
      <w:r w:rsidRPr="3E021E3B" w:rsidR="1C43E951">
        <w:rPr>
          <w:rFonts w:ascii="Times New Roman" w:hAnsi="Times New Roman" w:eastAsia="Times New Roman" w:cs="Times New Roman" w:asciiTheme="minorAscii" w:hAnsiTheme="minorAscii" w:eastAsiaTheme="minorAscii" w:cstheme="minorAscii"/>
          <w:sz w:val="24"/>
          <w:szCs w:val="24"/>
        </w:rPr>
        <w:t>Dataset</w:t>
      </w:r>
    </w:p>
    <w:p w:rsidR="1C43E951" w:rsidP="3E021E3B" w:rsidRDefault="1C43E951" w14:paraId="22FC3338">
      <w:pPr>
        <w:pStyle w:val="Heading3"/>
        <w:rPr>
          <w:rFonts w:ascii="Times New Roman" w:hAnsi="Times New Roman" w:eastAsia="Times New Roman" w:cs="Times New Roman" w:asciiTheme="minorAscii" w:hAnsiTheme="minorAscii" w:eastAsiaTheme="minorAscii" w:cstheme="minorAscii"/>
          <w:sz w:val="24"/>
          <w:szCs w:val="24"/>
        </w:rPr>
      </w:pPr>
      <w:r w:rsidRPr="3E021E3B" w:rsidR="1C43E951">
        <w:rPr>
          <w:rFonts w:ascii="Times New Roman" w:hAnsi="Times New Roman" w:eastAsia="Times New Roman" w:cs="Times New Roman" w:asciiTheme="minorAscii" w:hAnsiTheme="minorAscii" w:eastAsiaTheme="minorAscii" w:cstheme="minorAscii"/>
          <w:sz w:val="24"/>
          <w:szCs w:val="24"/>
        </w:rPr>
        <w:t>Sepsis Survival Minimal Clinical Records</w:t>
      </w:r>
    </w:p>
    <w:p w:rsidR="193B660B" w:rsidP="3E021E3B" w:rsidRDefault="193B660B" w14:paraId="0554306F" w14:textId="2CAF171F">
      <w:pPr>
        <w:spacing w:before="0" w:beforeAutospacing="off" w:after="160" w:afterAutospacing="off" w:line="276" w:lineRule="auto"/>
      </w:pPr>
      <w:r w:rsidRPr="3E021E3B" w:rsidR="193B660B">
        <w:rPr>
          <w:rFonts w:ascii="Times New Roman" w:hAnsi="Times New Roman" w:eastAsia="Times New Roman" w:cs="Times New Roman"/>
          <w:b w:val="1"/>
          <w:bCs w:val="1"/>
          <w:noProof w:val="0"/>
          <w:sz w:val="22"/>
          <w:szCs w:val="22"/>
          <w:lang w:val="en-US"/>
        </w:rPr>
        <w:t xml:space="preserve">Source: </w:t>
      </w:r>
      <w:r w:rsidRPr="3E021E3B" w:rsidR="193B660B">
        <w:rPr>
          <w:rFonts w:ascii="Times New Roman" w:hAnsi="Times New Roman" w:eastAsia="Times New Roman" w:cs="Times New Roman"/>
          <w:noProof w:val="0"/>
          <w:sz w:val="22"/>
          <w:szCs w:val="22"/>
          <w:lang w:val="en-US"/>
        </w:rPr>
        <w:t>UCI Machine Learning Repository, dataset 827 (DOI 10.24432/C53C8N), licence CC BY 4.0</w:t>
      </w:r>
      <w:r w:rsidRPr="3E021E3B" w:rsidR="193B660B">
        <w:rPr>
          <w:rFonts w:ascii="Times New Roman" w:hAnsi="Times New Roman" w:eastAsia="Times New Roman" w:cs="Times New Roman"/>
          <w:noProof w:val="0"/>
          <w:sz w:val="22"/>
          <w:szCs w:val="22"/>
          <w:vertAlign w:val="superscript"/>
          <w:lang w:val="en-US"/>
        </w:rPr>
        <w:t>1,2</w:t>
      </w:r>
    </w:p>
    <w:p w:rsidR="193B660B" w:rsidP="3E021E3B" w:rsidRDefault="193B660B" w14:paraId="0C52FBB8" w14:textId="7C2D6C2F">
      <w:pPr>
        <w:spacing w:before="0" w:beforeAutospacing="off" w:after="160" w:afterAutospacing="off" w:line="276" w:lineRule="auto"/>
      </w:pPr>
      <w:r w:rsidRPr="3E021E3B" w:rsidR="193B660B">
        <w:rPr>
          <w:rFonts w:ascii="Times New Roman" w:hAnsi="Times New Roman" w:eastAsia="Times New Roman" w:cs="Times New Roman"/>
          <w:noProof w:val="0"/>
          <w:sz w:val="22"/>
          <w:szCs w:val="22"/>
          <w:lang w:val="en-US"/>
        </w:rPr>
        <w:t xml:space="preserve">The dataset was published by Chicco and Jurman together with their 2020 article in </w:t>
      </w:r>
      <w:r w:rsidRPr="3E021E3B" w:rsidR="193B660B">
        <w:rPr>
          <w:rFonts w:ascii="Times New Roman" w:hAnsi="Times New Roman" w:eastAsia="Times New Roman" w:cs="Times New Roman"/>
          <w:i w:val="1"/>
          <w:iCs w:val="1"/>
          <w:noProof w:val="0"/>
          <w:sz w:val="22"/>
          <w:szCs w:val="22"/>
          <w:lang w:val="en-US"/>
        </w:rPr>
        <w:t>Scientific Reports</w:t>
      </w:r>
      <w:r w:rsidRPr="3E021E3B" w:rsidR="193B660B">
        <w:rPr>
          <w:rFonts w:ascii="Times New Roman" w:hAnsi="Times New Roman" w:eastAsia="Times New Roman" w:cs="Times New Roman"/>
          <w:noProof w:val="0"/>
          <w:sz w:val="22"/>
          <w:szCs w:val="22"/>
          <w:vertAlign w:val="superscript"/>
          <w:lang w:val="en-US"/>
        </w:rPr>
        <w:t>1</w:t>
      </w:r>
      <w:r w:rsidRPr="3E021E3B" w:rsidR="193B660B">
        <w:rPr>
          <w:rFonts w:ascii="Times New Roman" w:hAnsi="Times New Roman" w:eastAsia="Times New Roman" w:cs="Times New Roman"/>
          <w:noProof w:val="0"/>
          <w:sz w:val="22"/>
          <w:szCs w:val="22"/>
          <w:lang w:val="en-US"/>
        </w:rPr>
        <w:t>. It can be downloaded without registration from the UCI repository or from FigShare as three comma-separated files (one per cohort), which makes every step of this project reproducible by anyone with the links. The records come from Norwegian hospital admissions in 2011–2012 for patients with an ICD-10 code for infection, systemic inflammatory response syndrome, sepsis or septic shock. Each row is a hospital admission, not a patient: the 110,204 admissions of the primary cohort belong to 84,811 patients, so patients with repeated septic episodes appear several times. The study cohort is the subset of admissions that meets the Sepsis-3 definition</w:t>
      </w:r>
      <w:r w:rsidRPr="3E021E3B" w:rsidR="193B660B">
        <w:rPr>
          <w:rFonts w:ascii="Times New Roman" w:hAnsi="Times New Roman" w:eastAsia="Times New Roman" w:cs="Times New Roman"/>
          <w:noProof w:val="0"/>
          <w:sz w:val="22"/>
          <w:szCs w:val="22"/>
          <w:vertAlign w:val="superscript"/>
          <w:lang w:val="en-US"/>
        </w:rPr>
        <w:t>3</w:t>
      </w:r>
      <w:r w:rsidRPr="3E021E3B" w:rsidR="193B660B">
        <w:rPr>
          <w:rFonts w:ascii="Times New Roman" w:hAnsi="Times New Roman" w:eastAsia="Times New Roman" w:cs="Times New Roman"/>
          <w:noProof w:val="0"/>
          <w:sz w:val="22"/>
          <w:szCs w:val="22"/>
          <w:lang w:val="en-US"/>
        </w:rPr>
        <w:t xml:space="preserve"> (an infection code together with a code for acute organ dysfunction), and the validation cohort is an independent set of 137 critically ill patients from South Korea (2007–2015). The outcome is survival at hospital discharge; the mean length of stay in the original study was about nine days</w:t>
      </w:r>
      <w:r w:rsidRPr="3E021E3B" w:rsidR="193B660B">
        <w:rPr>
          <w:rFonts w:ascii="Times New Roman" w:hAnsi="Times New Roman" w:eastAsia="Times New Roman" w:cs="Times New Roman"/>
          <w:noProof w:val="0"/>
          <w:sz w:val="22"/>
          <w:szCs w:val="22"/>
          <w:vertAlign w:val="superscript"/>
          <w:lang w:val="en-US"/>
        </w:rPr>
        <w:t>1</w:t>
      </w:r>
      <w:r w:rsidRPr="3E021E3B" w:rsidR="193B660B">
        <w:rPr>
          <w:rFonts w:ascii="Times New Roman" w:hAnsi="Times New Roman" w:eastAsia="Times New Roman" w:cs="Times New Roman"/>
          <w:noProof w:val="0"/>
          <w:sz w:val="22"/>
          <w:szCs w:val="22"/>
          <w:lang w:val="en-US"/>
        </w:rPr>
        <w:t>. There are no missing values (Table 1).</w:t>
      </w:r>
    </w:p>
    <w:p w:rsidR="193B660B" w:rsidP="3E021E3B" w:rsidRDefault="193B660B" w14:paraId="46769832" w14:textId="39FFFCD3">
      <w:pPr>
        <w:spacing w:before="0" w:beforeAutospacing="off" w:after="160" w:afterAutospacing="off" w:line="276" w:lineRule="auto"/>
      </w:pPr>
      <w:r w:rsidRPr="3E021E3B" w:rsidR="193B660B">
        <w:rPr>
          <w:rFonts w:ascii="Times New Roman" w:hAnsi="Times New Roman" w:eastAsia="Times New Roman" w:cs="Times New Roman"/>
          <w:b w:val="1"/>
          <w:bCs w:val="1"/>
          <w:noProof w:val="0"/>
          <w:sz w:val="18"/>
          <w:szCs w:val="18"/>
          <w:lang w:val="en-US"/>
        </w:rPr>
        <w:t>Table 1. The three cohorts of the dataset (values computed by the group from the downloaded files).</w:t>
      </w:r>
    </w:p>
    <w:tbl>
      <w:tblPr>
        <w:tblStyle w:val="TableNormal"/>
        <w:bidiVisual w:val="0"/>
        <w:tblW w:w="0" w:type="auto"/>
        <w:tblLook w:val="04A0" w:firstRow="1" w:lastRow="0" w:firstColumn="1" w:lastColumn="0" w:noHBand="0" w:noVBand="1"/>
      </w:tblPr>
      <w:tblGrid>
        <w:gridCol w:w="1080"/>
        <w:gridCol w:w="2835"/>
        <w:gridCol w:w="1140"/>
        <w:gridCol w:w="900"/>
        <w:gridCol w:w="1020"/>
        <w:gridCol w:w="1185"/>
      </w:tblGrid>
      <w:tr w:rsidR="3E021E3B" w:rsidTr="3E021E3B" w14:paraId="2E0FB58D">
        <w:trPr>
          <w:trHeight w:val="300"/>
        </w:trPr>
        <w:tc>
          <w:tcPr>
            <w:tcW w:w="1080" w:type="dxa"/>
            <w:tcBorders>
              <w:top w:val="single" w:color="000000" w:themeColor="text1" w:sz="12"/>
              <w:left w:val="nil"/>
              <w:bottom w:val="single" w:color="000000" w:themeColor="text1" w:sz="8"/>
              <w:right w:val="nil"/>
            </w:tcBorders>
            <w:tcMar>
              <w:left w:w="108" w:type="dxa"/>
              <w:right w:w="108" w:type="dxa"/>
            </w:tcMar>
            <w:vAlign w:val="top"/>
          </w:tcPr>
          <w:p w:rsidR="3E021E3B" w:rsidP="3E021E3B" w:rsidRDefault="3E021E3B" w14:paraId="48F1AA34" w14:textId="51D8C492">
            <w:pPr>
              <w:spacing w:before="40" w:beforeAutospacing="off" w:after="40" w:afterAutospacing="off" w:line="276" w:lineRule="auto"/>
            </w:pPr>
            <w:r w:rsidRPr="3E021E3B" w:rsidR="3E021E3B">
              <w:rPr>
                <w:rFonts w:ascii="Times New Roman" w:hAnsi="Times New Roman" w:eastAsia="Times New Roman" w:cs="Times New Roman"/>
                <w:b w:val="1"/>
                <w:bCs w:val="1"/>
                <w:sz w:val="19"/>
                <w:szCs w:val="19"/>
                <w:lang w:val="en-US"/>
              </w:rPr>
              <w:t>Cohort</w:t>
            </w:r>
          </w:p>
        </w:tc>
        <w:tc>
          <w:tcPr>
            <w:tcW w:w="2835" w:type="dxa"/>
            <w:tcBorders>
              <w:top w:val="single" w:color="000000" w:themeColor="text1" w:sz="12"/>
              <w:left w:val="nil"/>
              <w:bottom w:val="single" w:color="000000" w:themeColor="text1" w:sz="8"/>
              <w:right w:val="nil"/>
            </w:tcBorders>
            <w:tcMar>
              <w:left w:w="108" w:type="dxa"/>
              <w:right w:w="108" w:type="dxa"/>
            </w:tcMar>
            <w:vAlign w:val="top"/>
          </w:tcPr>
          <w:p w:rsidR="3E021E3B" w:rsidP="3E021E3B" w:rsidRDefault="3E021E3B" w14:paraId="71B04379" w14:textId="27CD1390">
            <w:pPr>
              <w:spacing w:before="40" w:beforeAutospacing="off" w:after="40" w:afterAutospacing="off" w:line="276" w:lineRule="auto"/>
            </w:pPr>
            <w:r w:rsidRPr="3E021E3B" w:rsidR="3E021E3B">
              <w:rPr>
                <w:rFonts w:ascii="Times New Roman" w:hAnsi="Times New Roman" w:eastAsia="Times New Roman" w:cs="Times New Roman"/>
                <w:b w:val="1"/>
                <w:bCs w:val="1"/>
                <w:sz w:val="19"/>
                <w:szCs w:val="19"/>
                <w:lang w:val="en-US"/>
              </w:rPr>
              <w:t>Setting and inclusion</w:t>
            </w:r>
          </w:p>
        </w:tc>
        <w:tc>
          <w:tcPr>
            <w:tcW w:w="1140" w:type="dxa"/>
            <w:tcBorders>
              <w:top w:val="single" w:color="000000" w:themeColor="text1" w:sz="12"/>
              <w:left w:val="nil"/>
              <w:bottom w:val="single" w:color="000000" w:themeColor="text1" w:sz="8"/>
              <w:right w:val="nil"/>
            </w:tcBorders>
            <w:tcMar>
              <w:left w:w="108" w:type="dxa"/>
              <w:right w:w="108" w:type="dxa"/>
            </w:tcMar>
            <w:vAlign w:val="top"/>
          </w:tcPr>
          <w:p w:rsidR="3E021E3B" w:rsidP="3E021E3B" w:rsidRDefault="3E021E3B" w14:paraId="7307DF13" w14:textId="2B719F07">
            <w:pPr>
              <w:spacing w:before="40" w:beforeAutospacing="off" w:after="40" w:afterAutospacing="off" w:line="276" w:lineRule="auto"/>
            </w:pPr>
            <w:r w:rsidRPr="3E021E3B" w:rsidR="3E021E3B">
              <w:rPr>
                <w:rFonts w:ascii="Times New Roman" w:hAnsi="Times New Roman" w:eastAsia="Times New Roman" w:cs="Times New Roman"/>
                <w:b w:val="1"/>
                <w:bCs w:val="1"/>
                <w:sz w:val="19"/>
                <w:szCs w:val="19"/>
                <w:lang w:val="en-US"/>
              </w:rPr>
              <w:t>Admissions</w:t>
            </w:r>
          </w:p>
        </w:tc>
        <w:tc>
          <w:tcPr>
            <w:tcW w:w="900" w:type="dxa"/>
            <w:tcBorders>
              <w:top w:val="single" w:color="000000" w:themeColor="text1" w:sz="12"/>
              <w:left w:val="nil"/>
              <w:bottom w:val="single" w:color="000000" w:themeColor="text1" w:sz="8"/>
              <w:right w:val="nil"/>
            </w:tcBorders>
            <w:tcMar>
              <w:left w:w="108" w:type="dxa"/>
              <w:right w:w="108" w:type="dxa"/>
            </w:tcMar>
            <w:vAlign w:val="top"/>
          </w:tcPr>
          <w:p w:rsidR="3E021E3B" w:rsidP="3E021E3B" w:rsidRDefault="3E021E3B" w14:paraId="184D3490" w14:textId="21D059FE">
            <w:pPr>
              <w:spacing w:before="40" w:beforeAutospacing="off" w:after="40" w:afterAutospacing="off" w:line="276" w:lineRule="auto"/>
            </w:pPr>
            <w:r w:rsidRPr="3E021E3B" w:rsidR="3E021E3B">
              <w:rPr>
                <w:rFonts w:ascii="Times New Roman" w:hAnsi="Times New Roman" w:eastAsia="Times New Roman" w:cs="Times New Roman"/>
                <w:b w:val="1"/>
                <w:bCs w:val="1"/>
                <w:sz w:val="19"/>
                <w:szCs w:val="19"/>
                <w:lang w:val="en-US"/>
              </w:rPr>
              <w:t>Female (%)</w:t>
            </w:r>
          </w:p>
        </w:tc>
        <w:tc>
          <w:tcPr>
            <w:tcW w:w="1020" w:type="dxa"/>
            <w:tcBorders>
              <w:top w:val="single" w:color="000000" w:themeColor="text1" w:sz="12"/>
              <w:left w:val="nil"/>
              <w:bottom w:val="single" w:color="000000" w:themeColor="text1" w:sz="8"/>
              <w:right w:val="nil"/>
            </w:tcBorders>
            <w:tcMar>
              <w:left w:w="108" w:type="dxa"/>
              <w:right w:w="108" w:type="dxa"/>
            </w:tcMar>
            <w:vAlign w:val="top"/>
          </w:tcPr>
          <w:p w:rsidR="3E021E3B" w:rsidP="3E021E3B" w:rsidRDefault="3E021E3B" w14:paraId="2B7BEE1E" w14:textId="6DA49D9F">
            <w:pPr>
              <w:spacing w:before="40" w:beforeAutospacing="off" w:after="40" w:afterAutospacing="off" w:line="276" w:lineRule="auto"/>
            </w:pPr>
            <w:r w:rsidRPr="3E021E3B" w:rsidR="3E021E3B">
              <w:rPr>
                <w:rFonts w:ascii="Times New Roman" w:hAnsi="Times New Roman" w:eastAsia="Times New Roman" w:cs="Times New Roman"/>
                <w:b w:val="1"/>
                <w:bCs w:val="1"/>
                <w:sz w:val="19"/>
                <w:szCs w:val="19"/>
                <w:lang w:val="en-US"/>
              </w:rPr>
              <w:t>Median age (years)</w:t>
            </w:r>
          </w:p>
        </w:tc>
        <w:tc>
          <w:tcPr>
            <w:tcW w:w="1185" w:type="dxa"/>
            <w:tcBorders>
              <w:top w:val="single" w:color="000000" w:themeColor="text1" w:sz="12"/>
              <w:left w:val="nil"/>
              <w:bottom w:val="single" w:color="000000" w:themeColor="text1" w:sz="8"/>
              <w:right w:val="nil"/>
            </w:tcBorders>
            <w:tcMar>
              <w:left w:w="108" w:type="dxa"/>
              <w:right w:w="108" w:type="dxa"/>
            </w:tcMar>
            <w:vAlign w:val="top"/>
          </w:tcPr>
          <w:p w:rsidR="3E021E3B" w:rsidP="3E021E3B" w:rsidRDefault="3E021E3B" w14:paraId="47B45F10" w14:textId="7B72F1F7">
            <w:pPr>
              <w:spacing w:before="40" w:beforeAutospacing="off" w:after="40" w:afterAutospacing="off" w:line="276" w:lineRule="auto"/>
            </w:pPr>
            <w:r w:rsidRPr="3E021E3B" w:rsidR="3E021E3B">
              <w:rPr>
                <w:rFonts w:ascii="Times New Roman" w:hAnsi="Times New Roman" w:eastAsia="Times New Roman" w:cs="Times New Roman"/>
                <w:b w:val="1"/>
                <w:bCs w:val="1"/>
                <w:sz w:val="19"/>
                <w:szCs w:val="19"/>
                <w:lang w:val="en-US"/>
              </w:rPr>
              <w:t>In-hospital mortality (%)</w:t>
            </w:r>
          </w:p>
        </w:tc>
      </w:tr>
      <w:tr w:rsidR="3E021E3B" w:rsidTr="3E021E3B" w14:paraId="466ECFD1">
        <w:trPr>
          <w:trHeight w:val="300"/>
        </w:trPr>
        <w:tc>
          <w:tcPr>
            <w:tcW w:w="1080" w:type="dxa"/>
            <w:tcBorders>
              <w:top w:val="single" w:color="000000" w:themeColor="text1" w:sz="8"/>
              <w:left w:val="nil"/>
              <w:bottom w:val="nil"/>
              <w:right w:val="nil"/>
            </w:tcBorders>
            <w:tcMar>
              <w:left w:w="108" w:type="dxa"/>
              <w:right w:w="108" w:type="dxa"/>
            </w:tcMar>
            <w:vAlign w:val="top"/>
          </w:tcPr>
          <w:p w:rsidR="3E021E3B" w:rsidP="3E021E3B" w:rsidRDefault="3E021E3B" w14:paraId="2892CA99" w14:textId="60945963">
            <w:pPr>
              <w:spacing w:before="40" w:beforeAutospacing="off" w:after="40" w:afterAutospacing="off" w:line="276" w:lineRule="auto"/>
            </w:pPr>
            <w:r w:rsidRPr="3E021E3B" w:rsidR="3E021E3B">
              <w:rPr>
                <w:rFonts w:ascii="Times New Roman" w:hAnsi="Times New Roman" w:eastAsia="Times New Roman" w:cs="Times New Roman"/>
                <w:sz w:val="19"/>
                <w:szCs w:val="19"/>
                <w:lang w:val="en-US"/>
              </w:rPr>
              <w:t>Primary</w:t>
            </w:r>
          </w:p>
        </w:tc>
        <w:tc>
          <w:tcPr>
            <w:tcW w:w="2835" w:type="dxa"/>
            <w:tcBorders>
              <w:top w:val="single" w:color="000000" w:themeColor="text1" w:sz="8"/>
              <w:left w:val="nil"/>
              <w:bottom w:val="nil"/>
              <w:right w:val="nil"/>
            </w:tcBorders>
            <w:tcMar>
              <w:left w:w="108" w:type="dxa"/>
              <w:right w:w="108" w:type="dxa"/>
            </w:tcMar>
            <w:vAlign w:val="top"/>
          </w:tcPr>
          <w:p w:rsidR="3E021E3B" w:rsidP="3E021E3B" w:rsidRDefault="3E021E3B" w14:paraId="11597F53" w14:textId="0D010F88">
            <w:pPr>
              <w:spacing w:before="40" w:beforeAutospacing="off" w:after="40" w:afterAutospacing="off" w:line="276" w:lineRule="auto"/>
            </w:pPr>
            <w:r w:rsidRPr="3E021E3B" w:rsidR="3E021E3B">
              <w:rPr>
                <w:rFonts w:ascii="Times New Roman" w:hAnsi="Times New Roman" w:eastAsia="Times New Roman" w:cs="Times New Roman"/>
                <w:sz w:val="19"/>
                <w:szCs w:val="19"/>
                <w:lang w:val="en-US"/>
              </w:rPr>
              <w:t>Norway 2011–2012; any infection, SIRS, sepsis or septic-shock code</w:t>
            </w:r>
          </w:p>
        </w:tc>
        <w:tc>
          <w:tcPr>
            <w:tcW w:w="1140" w:type="dxa"/>
            <w:tcBorders>
              <w:top w:val="single" w:color="000000" w:themeColor="text1" w:sz="8"/>
              <w:left w:val="nil"/>
              <w:bottom w:val="nil"/>
              <w:right w:val="nil"/>
            </w:tcBorders>
            <w:tcMar>
              <w:left w:w="108" w:type="dxa"/>
              <w:right w:w="108" w:type="dxa"/>
            </w:tcMar>
            <w:vAlign w:val="top"/>
          </w:tcPr>
          <w:p w:rsidR="3E021E3B" w:rsidP="3E021E3B" w:rsidRDefault="3E021E3B" w14:paraId="3C875A46" w14:textId="2E940F18">
            <w:pPr>
              <w:spacing w:before="40" w:beforeAutospacing="off" w:after="40" w:afterAutospacing="off" w:line="276" w:lineRule="auto"/>
            </w:pPr>
            <w:r w:rsidRPr="3E021E3B" w:rsidR="3E021E3B">
              <w:rPr>
                <w:rFonts w:ascii="Times New Roman" w:hAnsi="Times New Roman" w:eastAsia="Times New Roman" w:cs="Times New Roman"/>
                <w:sz w:val="19"/>
                <w:szCs w:val="19"/>
                <w:lang w:val="en-US"/>
              </w:rPr>
              <w:t>110,204</w:t>
            </w:r>
          </w:p>
        </w:tc>
        <w:tc>
          <w:tcPr>
            <w:tcW w:w="900" w:type="dxa"/>
            <w:tcBorders>
              <w:top w:val="single" w:color="000000" w:themeColor="text1" w:sz="8"/>
              <w:left w:val="nil"/>
              <w:bottom w:val="nil"/>
              <w:right w:val="nil"/>
            </w:tcBorders>
            <w:tcMar>
              <w:left w:w="108" w:type="dxa"/>
              <w:right w:w="108" w:type="dxa"/>
            </w:tcMar>
            <w:vAlign w:val="top"/>
          </w:tcPr>
          <w:p w:rsidR="3E021E3B" w:rsidP="3E021E3B" w:rsidRDefault="3E021E3B" w14:paraId="1EBA6B0E" w14:textId="370FB14A">
            <w:pPr>
              <w:spacing w:before="40" w:beforeAutospacing="off" w:after="40" w:afterAutospacing="off" w:line="276" w:lineRule="auto"/>
            </w:pPr>
            <w:r w:rsidRPr="3E021E3B" w:rsidR="3E021E3B">
              <w:rPr>
                <w:rFonts w:ascii="Times New Roman" w:hAnsi="Times New Roman" w:eastAsia="Times New Roman" w:cs="Times New Roman"/>
                <w:sz w:val="19"/>
                <w:szCs w:val="19"/>
                <w:lang w:val="en-US"/>
              </w:rPr>
              <w:t>47.4</w:t>
            </w:r>
          </w:p>
        </w:tc>
        <w:tc>
          <w:tcPr>
            <w:tcW w:w="1020" w:type="dxa"/>
            <w:tcBorders>
              <w:top w:val="single" w:color="000000" w:themeColor="text1" w:sz="8"/>
              <w:left w:val="nil"/>
              <w:bottom w:val="nil"/>
              <w:right w:val="nil"/>
            </w:tcBorders>
            <w:tcMar>
              <w:left w:w="108" w:type="dxa"/>
              <w:right w:w="108" w:type="dxa"/>
            </w:tcMar>
            <w:vAlign w:val="top"/>
          </w:tcPr>
          <w:p w:rsidR="3E021E3B" w:rsidP="3E021E3B" w:rsidRDefault="3E021E3B" w14:paraId="197C93C0" w14:textId="060D2997">
            <w:pPr>
              <w:spacing w:before="40" w:beforeAutospacing="off" w:after="40" w:afterAutospacing="off" w:line="276" w:lineRule="auto"/>
            </w:pPr>
            <w:r w:rsidRPr="3E021E3B" w:rsidR="3E021E3B">
              <w:rPr>
                <w:rFonts w:ascii="Times New Roman" w:hAnsi="Times New Roman" w:eastAsia="Times New Roman" w:cs="Times New Roman"/>
                <w:sz w:val="19"/>
                <w:szCs w:val="19"/>
                <w:lang w:val="en-US"/>
              </w:rPr>
              <w:t>68</w:t>
            </w:r>
          </w:p>
        </w:tc>
        <w:tc>
          <w:tcPr>
            <w:tcW w:w="1185" w:type="dxa"/>
            <w:tcBorders>
              <w:top w:val="single" w:color="000000" w:themeColor="text1" w:sz="8"/>
              <w:left w:val="nil"/>
              <w:bottom w:val="nil"/>
              <w:right w:val="nil"/>
            </w:tcBorders>
            <w:tcMar>
              <w:left w:w="108" w:type="dxa"/>
              <w:right w:w="108" w:type="dxa"/>
            </w:tcMar>
            <w:vAlign w:val="top"/>
          </w:tcPr>
          <w:p w:rsidR="3E021E3B" w:rsidP="3E021E3B" w:rsidRDefault="3E021E3B" w14:paraId="146BECE6" w14:textId="0B4D9C1B">
            <w:pPr>
              <w:spacing w:before="40" w:beforeAutospacing="off" w:after="40" w:afterAutospacing="off" w:line="276" w:lineRule="auto"/>
            </w:pPr>
            <w:r w:rsidRPr="3E021E3B" w:rsidR="3E021E3B">
              <w:rPr>
                <w:rFonts w:ascii="Times New Roman" w:hAnsi="Times New Roman" w:eastAsia="Times New Roman" w:cs="Times New Roman"/>
                <w:sz w:val="19"/>
                <w:szCs w:val="19"/>
                <w:lang w:val="en-US"/>
              </w:rPr>
              <w:t>7.35</w:t>
            </w:r>
          </w:p>
        </w:tc>
      </w:tr>
      <w:tr w:rsidR="3E021E3B" w:rsidTr="3E021E3B" w14:paraId="5EF20FEA">
        <w:trPr>
          <w:trHeight w:val="300"/>
        </w:trPr>
        <w:tc>
          <w:tcPr>
            <w:tcW w:w="1080" w:type="dxa"/>
            <w:tcBorders>
              <w:top w:val="nil"/>
              <w:left w:val="nil"/>
              <w:bottom w:val="nil"/>
              <w:right w:val="nil"/>
            </w:tcBorders>
            <w:tcMar>
              <w:left w:w="108" w:type="dxa"/>
              <w:right w:w="108" w:type="dxa"/>
            </w:tcMar>
            <w:vAlign w:val="top"/>
          </w:tcPr>
          <w:p w:rsidR="3E021E3B" w:rsidP="3E021E3B" w:rsidRDefault="3E021E3B" w14:paraId="16C6289C" w14:textId="7AE894F3">
            <w:pPr>
              <w:spacing w:before="40" w:beforeAutospacing="off" w:after="40" w:afterAutospacing="off" w:line="276" w:lineRule="auto"/>
            </w:pPr>
            <w:r w:rsidRPr="3E021E3B" w:rsidR="3E021E3B">
              <w:rPr>
                <w:rFonts w:ascii="Times New Roman" w:hAnsi="Times New Roman" w:eastAsia="Times New Roman" w:cs="Times New Roman"/>
                <w:sz w:val="19"/>
                <w:szCs w:val="19"/>
                <w:lang w:val="en-US"/>
              </w:rPr>
              <w:t>Study</w:t>
            </w:r>
          </w:p>
        </w:tc>
        <w:tc>
          <w:tcPr>
            <w:tcW w:w="2835" w:type="dxa"/>
            <w:tcBorders>
              <w:top w:val="nil"/>
              <w:left w:val="nil"/>
              <w:bottom w:val="nil"/>
              <w:right w:val="nil"/>
            </w:tcBorders>
            <w:tcMar>
              <w:left w:w="108" w:type="dxa"/>
              <w:right w:w="108" w:type="dxa"/>
            </w:tcMar>
            <w:vAlign w:val="top"/>
          </w:tcPr>
          <w:p w:rsidR="3E021E3B" w:rsidP="3E021E3B" w:rsidRDefault="3E021E3B" w14:paraId="29B952A0" w14:textId="55FA0622">
            <w:pPr>
              <w:spacing w:before="40" w:beforeAutospacing="off" w:after="40" w:afterAutospacing="off" w:line="276" w:lineRule="auto"/>
            </w:pPr>
            <w:r w:rsidRPr="3E021E3B" w:rsidR="3E021E3B">
              <w:rPr>
                <w:rFonts w:ascii="Times New Roman" w:hAnsi="Times New Roman" w:eastAsia="Times New Roman" w:cs="Times New Roman"/>
                <w:sz w:val="19"/>
                <w:szCs w:val="19"/>
                <w:lang w:val="en-US"/>
              </w:rPr>
              <w:t>Subset of the primary cohort meeting the Sepsis-3 definition</w:t>
            </w:r>
          </w:p>
        </w:tc>
        <w:tc>
          <w:tcPr>
            <w:tcW w:w="1140" w:type="dxa"/>
            <w:tcBorders>
              <w:top w:val="nil"/>
              <w:left w:val="nil"/>
              <w:bottom w:val="nil"/>
              <w:right w:val="nil"/>
            </w:tcBorders>
            <w:tcMar>
              <w:left w:w="108" w:type="dxa"/>
              <w:right w:w="108" w:type="dxa"/>
            </w:tcMar>
            <w:vAlign w:val="top"/>
          </w:tcPr>
          <w:p w:rsidR="3E021E3B" w:rsidP="3E021E3B" w:rsidRDefault="3E021E3B" w14:paraId="0D1F81F6" w14:textId="122DD6BF">
            <w:pPr>
              <w:spacing w:before="40" w:beforeAutospacing="off" w:after="40" w:afterAutospacing="off" w:line="276" w:lineRule="auto"/>
            </w:pPr>
            <w:r w:rsidRPr="3E021E3B" w:rsidR="3E021E3B">
              <w:rPr>
                <w:rFonts w:ascii="Times New Roman" w:hAnsi="Times New Roman" w:eastAsia="Times New Roman" w:cs="Times New Roman"/>
                <w:sz w:val="19"/>
                <w:szCs w:val="19"/>
                <w:lang w:val="en-US"/>
              </w:rPr>
              <w:t>19,051</w:t>
            </w:r>
          </w:p>
        </w:tc>
        <w:tc>
          <w:tcPr>
            <w:tcW w:w="900" w:type="dxa"/>
            <w:tcBorders>
              <w:top w:val="nil"/>
              <w:left w:val="nil"/>
              <w:bottom w:val="nil"/>
              <w:right w:val="nil"/>
            </w:tcBorders>
            <w:tcMar>
              <w:left w:w="108" w:type="dxa"/>
              <w:right w:w="108" w:type="dxa"/>
            </w:tcMar>
            <w:vAlign w:val="top"/>
          </w:tcPr>
          <w:p w:rsidR="3E021E3B" w:rsidP="3E021E3B" w:rsidRDefault="3E021E3B" w14:paraId="069A31CD" w14:textId="60A69F49">
            <w:pPr>
              <w:spacing w:before="40" w:beforeAutospacing="off" w:after="40" w:afterAutospacing="off" w:line="276" w:lineRule="auto"/>
            </w:pPr>
            <w:r w:rsidRPr="3E021E3B" w:rsidR="3E021E3B">
              <w:rPr>
                <w:rFonts w:ascii="Times New Roman" w:hAnsi="Times New Roman" w:eastAsia="Times New Roman" w:cs="Times New Roman"/>
                <w:sz w:val="19"/>
                <w:szCs w:val="19"/>
                <w:lang w:val="en-US"/>
              </w:rPr>
              <w:t>44.9</w:t>
            </w:r>
          </w:p>
        </w:tc>
        <w:tc>
          <w:tcPr>
            <w:tcW w:w="1020" w:type="dxa"/>
            <w:tcBorders>
              <w:top w:val="nil"/>
              <w:left w:val="nil"/>
              <w:bottom w:val="nil"/>
              <w:right w:val="nil"/>
            </w:tcBorders>
            <w:tcMar>
              <w:left w:w="108" w:type="dxa"/>
              <w:right w:w="108" w:type="dxa"/>
            </w:tcMar>
            <w:vAlign w:val="top"/>
          </w:tcPr>
          <w:p w:rsidR="3E021E3B" w:rsidP="3E021E3B" w:rsidRDefault="3E021E3B" w14:paraId="6F88A6CB" w14:textId="57EDF2F7">
            <w:pPr>
              <w:spacing w:before="40" w:beforeAutospacing="off" w:after="40" w:afterAutospacing="off" w:line="276" w:lineRule="auto"/>
            </w:pPr>
            <w:r w:rsidRPr="3E021E3B" w:rsidR="3E021E3B">
              <w:rPr>
                <w:rFonts w:ascii="Times New Roman" w:hAnsi="Times New Roman" w:eastAsia="Times New Roman" w:cs="Times New Roman"/>
                <w:sz w:val="19"/>
                <w:szCs w:val="19"/>
                <w:lang w:val="en-US"/>
              </w:rPr>
              <w:t>77</w:t>
            </w:r>
          </w:p>
        </w:tc>
        <w:tc>
          <w:tcPr>
            <w:tcW w:w="1185" w:type="dxa"/>
            <w:tcBorders>
              <w:top w:val="nil"/>
              <w:left w:val="nil"/>
              <w:bottom w:val="nil"/>
              <w:right w:val="nil"/>
            </w:tcBorders>
            <w:tcMar>
              <w:left w:w="108" w:type="dxa"/>
              <w:right w:w="108" w:type="dxa"/>
            </w:tcMar>
            <w:vAlign w:val="top"/>
          </w:tcPr>
          <w:p w:rsidR="3E021E3B" w:rsidP="3E021E3B" w:rsidRDefault="3E021E3B" w14:paraId="07FE20A1" w14:textId="10435A12">
            <w:pPr>
              <w:spacing w:before="40" w:beforeAutospacing="off" w:after="40" w:afterAutospacing="off" w:line="276" w:lineRule="auto"/>
            </w:pPr>
            <w:r w:rsidRPr="3E021E3B" w:rsidR="3E021E3B">
              <w:rPr>
                <w:rFonts w:ascii="Times New Roman" w:hAnsi="Times New Roman" w:eastAsia="Times New Roman" w:cs="Times New Roman"/>
                <w:sz w:val="19"/>
                <w:szCs w:val="19"/>
                <w:lang w:val="en-US"/>
              </w:rPr>
              <w:t>18.93</w:t>
            </w:r>
          </w:p>
        </w:tc>
      </w:tr>
      <w:tr w:rsidR="3E021E3B" w:rsidTr="3E021E3B" w14:paraId="6FE40100">
        <w:trPr>
          <w:trHeight w:val="300"/>
        </w:trPr>
        <w:tc>
          <w:tcPr>
            <w:tcW w:w="1080" w:type="dxa"/>
            <w:tcBorders>
              <w:top w:val="nil"/>
              <w:left w:val="nil"/>
              <w:bottom w:val="single" w:color="000000" w:themeColor="text1" w:sz="12"/>
              <w:right w:val="nil"/>
            </w:tcBorders>
            <w:tcMar>
              <w:left w:w="108" w:type="dxa"/>
              <w:right w:w="108" w:type="dxa"/>
            </w:tcMar>
            <w:vAlign w:val="top"/>
          </w:tcPr>
          <w:p w:rsidR="3E021E3B" w:rsidP="3E021E3B" w:rsidRDefault="3E021E3B" w14:paraId="65EF6402" w14:textId="16FF7708">
            <w:pPr>
              <w:spacing w:before="40" w:beforeAutospacing="off" w:after="40" w:afterAutospacing="off" w:line="276" w:lineRule="auto"/>
            </w:pPr>
            <w:r w:rsidRPr="3E021E3B" w:rsidR="3E021E3B">
              <w:rPr>
                <w:rFonts w:ascii="Times New Roman" w:hAnsi="Times New Roman" w:eastAsia="Times New Roman" w:cs="Times New Roman"/>
                <w:sz w:val="19"/>
                <w:szCs w:val="19"/>
                <w:lang w:val="en-US"/>
              </w:rPr>
              <w:t>Validation</w:t>
            </w:r>
          </w:p>
        </w:tc>
        <w:tc>
          <w:tcPr>
            <w:tcW w:w="2835" w:type="dxa"/>
            <w:tcBorders>
              <w:top w:val="nil"/>
              <w:left w:val="nil"/>
              <w:bottom w:val="single" w:color="000000" w:themeColor="text1" w:sz="12"/>
              <w:right w:val="nil"/>
            </w:tcBorders>
            <w:tcMar>
              <w:left w:w="108" w:type="dxa"/>
              <w:right w:w="108" w:type="dxa"/>
            </w:tcMar>
            <w:vAlign w:val="top"/>
          </w:tcPr>
          <w:p w:rsidR="3E021E3B" w:rsidP="3E021E3B" w:rsidRDefault="3E021E3B" w14:paraId="75F10550" w14:textId="60E1B74B">
            <w:pPr>
              <w:spacing w:before="40" w:beforeAutospacing="off" w:after="40" w:afterAutospacing="off" w:line="276" w:lineRule="auto"/>
            </w:pPr>
            <w:r w:rsidRPr="3E021E3B" w:rsidR="3E021E3B">
              <w:rPr>
                <w:rFonts w:ascii="Times New Roman" w:hAnsi="Times New Roman" w:eastAsia="Times New Roman" w:cs="Times New Roman"/>
                <w:sz w:val="19"/>
                <w:szCs w:val="19"/>
                <w:lang w:val="en-US"/>
              </w:rPr>
              <w:t>South Korea 2007–2015; critically ill patients with one or two septic episodes</w:t>
            </w:r>
          </w:p>
        </w:tc>
        <w:tc>
          <w:tcPr>
            <w:tcW w:w="1140" w:type="dxa"/>
            <w:tcBorders>
              <w:top w:val="nil"/>
              <w:left w:val="nil"/>
              <w:bottom w:val="single" w:color="000000" w:themeColor="text1" w:sz="12"/>
              <w:right w:val="nil"/>
            </w:tcBorders>
            <w:tcMar>
              <w:left w:w="108" w:type="dxa"/>
              <w:right w:w="108" w:type="dxa"/>
            </w:tcMar>
            <w:vAlign w:val="top"/>
          </w:tcPr>
          <w:p w:rsidR="3E021E3B" w:rsidP="3E021E3B" w:rsidRDefault="3E021E3B" w14:paraId="08D874A4" w14:textId="119E87DE">
            <w:pPr>
              <w:spacing w:before="40" w:beforeAutospacing="off" w:after="40" w:afterAutospacing="off" w:line="276" w:lineRule="auto"/>
            </w:pPr>
            <w:r w:rsidRPr="3E021E3B" w:rsidR="3E021E3B">
              <w:rPr>
                <w:rFonts w:ascii="Times New Roman" w:hAnsi="Times New Roman" w:eastAsia="Times New Roman" w:cs="Times New Roman"/>
                <w:sz w:val="19"/>
                <w:szCs w:val="19"/>
                <w:lang w:val="en-US"/>
              </w:rPr>
              <w:t>137</w:t>
            </w:r>
          </w:p>
        </w:tc>
        <w:tc>
          <w:tcPr>
            <w:tcW w:w="900" w:type="dxa"/>
            <w:tcBorders>
              <w:top w:val="nil"/>
              <w:left w:val="nil"/>
              <w:bottom w:val="single" w:color="000000" w:themeColor="text1" w:sz="12"/>
              <w:right w:val="nil"/>
            </w:tcBorders>
            <w:tcMar>
              <w:left w:w="108" w:type="dxa"/>
              <w:right w:w="108" w:type="dxa"/>
            </w:tcMar>
            <w:vAlign w:val="top"/>
          </w:tcPr>
          <w:p w:rsidR="3E021E3B" w:rsidP="3E021E3B" w:rsidRDefault="3E021E3B" w14:paraId="63393762" w14:textId="6E4A7898">
            <w:pPr>
              <w:spacing w:before="40" w:beforeAutospacing="off" w:after="40" w:afterAutospacing="off" w:line="276" w:lineRule="auto"/>
            </w:pPr>
            <w:r w:rsidRPr="3E021E3B" w:rsidR="3E021E3B">
              <w:rPr>
                <w:rFonts w:ascii="Times New Roman" w:hAnsi="Times New Roman" w:eastAsia="Times New Roman" w:cs="Times New Roman"/>
                <w:sz w:val="19"/>
                <w:szCs w:val="19"/>
                <w:lang w:val="en-US"/>
              </w:rPr>
              <w:t>34.3</w:t>
            </w:r>
          </w:p>
        </w:tc>
        <w:tc>
          <w:tcPr>
            <w:tcW w:w="1020" w:type="dxa"/>
            <w:tcBorders>
              <w:top w:val="nil"/>
              <w:left w:val="nil"/>
              <w:bottom w:val="single" w:color="000000" w:themeColor="text1" w:sz="12"/>
              <w:right w:val="nil"/>
            </w:tcBorders>
            <w:tcMar>
              <w:left w:w="108" w:type="dxa"/>
              <w:right w:w="108" w:type="dxa"/>
            </w:tcMar>
            <w:vAlign w:val="top"/>
          </w:tcPr>
          <w:p w:rsidR="3E021E3B" w:rsidP="3E021E3B" w:rsidRDefault="3E021E3B" w14:paraId="59D67B37" w14:textId="7A1DA8E8">
            <w:pPr>
              <w:spacing w:before="40" w:beforeAutospacing="off" w:after="40" w:afterAutospacing="off" w:line="276" w:lineRule="auto"/>
            </w:pPr>
            <w:r w:rsidRPr="3E021E3B" w:rsidR="3E021E3B">
              <w:rPr>
                <w:rFonts w:ascii="Times New Roman" w:hAnsi="Times New Roman" w:eastAsia="Times New Roman" w:cs="Times New Roman"/>
                <w:sz w:val="19"/>
                <w:szCs w:val="19"/>
                <w:lang w:val="en-US"/>
              </w:rPr>
              <w:t>60</w:t>
            </w:r>
          </w:p>
        </w:tc>
        <w:tc>
          <w:tcPr>
            <w:tcW w:w="1185" w:type="dxa"/>
            <w:tcBorders>
              <w:top w:val="nil"/>
              <w:left w:val="nil"/>
              <w:bottom w:val="single" w:color="000000" w:themeColor="text1" w:sz="12"/>
              <w:right w:val="nil"/>
            </w:tcBorders>
            <w:tcMar>
              <w:left w:w="108" w:type="dxa"/>
              <w:right w:w="108" w:type="dxa"/>
            </w:tcMar>
            <w:vAlign w:val="top"/>
          </w:tcPr>
          <w:p w:rsidR="3E021E3B" w:rsidP="3E021E3B" w:rsidRDefault="3E021E3B" w14:paraId="5C1A64E8" w14:textId="46BDE18B">
            <w:pPr>
              <w:spacing w:before="40" w:beforeAutospacing="off" w:after="40" w:afterAutospacing="off" w:line="276" w:lineRule="auto"/>
            </w:pPr>
            <w:r w:rsidRPr="3E021E3B" w:rsidR="3E021E3B">
              <w:rPr>
                <w:rFonts w:ascii="Times New Roman" w:hAnsi="Times New Roman" w:eastAsia="Times New Roman" w:cs="Times New Roman"/>
                <w:sz w:val="19"/>
                <w:szCs w:val="19"/>
                <w:lang w:val="en-US"/>
              </w:rPr>
              <w:t>17.52</w:t>
            </w:r>
          </w:p>
        </w:tc>
      </w:tr>
    </w:tbl>
    <w:p w:rsidR="3E021E3B" w:rsidP="3E021E3B" w:rsidRDefault="3E021E3B" w14:paraId="3B70E62B" w14:textId="7879D5C3">
      <w:pPr>
        <w:rPr>
          <w:rFonts w:ascii="Times New Roman" w:hAnsi="Times New Roman" w:eastAsia="Times New Roman" w:cs="Times New Roman" w:asciiTheme="minorAscii" w:hAnsiTheme="minorAscii" w:eastAsiaTheme="minorAscii" w:cstheme="minorAscii"/>
          <w:sz w:val="24"/>
          <w:szCs w:val="24"/>
          <w:vertAlign w:val="superscript"/>
        </w:rPr>
      </w:pPr>
    </w:p>
    <w:p w:rsidR="3E021E3B" w:rsidP="3E021E3B" w:rsidRDefault="3E021E3B" w14:paraId="456B601E" w14:textId="314599B6">
      <w:pPr>
        <w:rPr>
          <w:rFonts w:ascii="Times New Roman" w:hAnsi="Times New Roman" w:eastAsia="Times New Roman" w:cs="Times New Roman" w:asciiTheme="minorAscii" w:hAnsiTheme="minorAscii" w:eastAsiaTheme="minorAscii" w:cstheme="minorAscii"/>
          <w:sz w:val="24"/>
          <w:szCs w:val="24"/>
          <w:vertAlign w:val="superscript"/>
        </w:rPr>
      </w:pPr>
    </w:p>
    <w:p w:rsidR="5A48BE90" w:rsidP="3E021E3B" w:rsidRDefault="5A48BE90" w14:paraId="7279523D" w14:textId="06A9D9DA">
      <w:pPr>
        <w:spacing w:before="0" w:beforeAutospacing="off" w:after="160" w:afterAutospacing="off" w:line="276" w:lineRule="auto"/>
      </w:pPr>
      <w:r w:rsidRPr="3E021E3B" w:rsidR="5A48BE90">
        <w:rPr>
          <w:rFonts w:ascii="Times New Roman" w:hAnsi="Times New Roman" w:eastAsia="Times New Roman" w:cs="Times New Roman"/>
          <w:b w:val="1"/>
          <w:bCs w:val="1"/>
          <w:noProof w:val="0"/>
          <w:sz w:val="18"/>
          <w:szCs w:val="18"/>
          <w:lang w:val="en-US"/>
        </w:rPr>
        <w:t>Table 2. Variables in the dataset.</w:t>
      </w:r>
    </w:p>
    <w:tbl>
      <w:tblPr>
        <w:tblStyle w:val="TableNormal"/>
        <w:bidiVisual w:val="0"/>
        <w:tblW w:w="0" w:type="auto"/>
        <w:tblBorders>
          <w:top w:val="single" w:color="000000" w:themeColor="text1" w:sz="12"/>
          <w:bottom w:val="single" w:color="000000" w:themeColor="text1" w:sz="12"/>
        </w:tblBorders>
        <w:tblLook w:val="04A0" w:firstRow="1" w:lastRow="0" w:firstColumn="1" w:lastColumn="0" w:noHBand="0" w:noVBand="1"/>
      </w:tblPr>
      <w:tblGrid>
        <w:gridCol w:w="1864"/>
        <w:gridCol w:w="6005"/>
      </w:tblGrid>
      <w:tr w:rsidR="3E021E3B" w:rsidTr="3E021E3B" w14:paraId="7CF4C53B">
        <w:trPr>
          <w:trHeight w:val="300"/>
        </w:trPr>
        <w:tc>
          <w:tcPr>
            <w:tcW w:w="1864" w:type="dxa"/>
            <w:tcBorders>
              <w:top w:val="nil"/>
              <w:left w:val="nil"/>
              <w:bottom w:val="single" w:color="000000" w:themeColor="text1" w:sz="8"/>
              <w:right w:val="nil"/>
            </w:tcBorders>
            <w:tcMar>
              <w:top w:w="15" w:type="dxa"/>
              <w:left w:w="15" w:type="dxa"/>
              <w:bottom w:w="15" w:type="dxa"/>
              <w:right w:w="15" w:type="dxa"/>
            </w:tcMar>
            <w:vAlign w:val="center"/>
          </w:tcPr>
          <w:p w:rsidR="3E021E3B" w:rsidP="3E021E3B" w:rsidRDefault="3E021E3B" w14:paraId="21E4ECD6" w14:textId="1F2E31D3">
            <w:pPr>
              <w:spacing w:before="0" w:beforeAutospacing="off" w:after="160" w:afterAutospacing="off" w:line="276" w:lineRule="auto"/>
            </w:pPr>
            <w:r w:rsidRPr="3E021E3B" w:rsidR="3E021E3B">
              <w:rPr>
                <w:rFonts w:ascii="Times New Roman" w:hAnsi="Times New Roman" w:eastAsia="Times New Roman" w:cs="Times New Roman"/>
                <w:b w:val="1"/>
                <w:bCs w:val="1"/>
                <w:sz w:val="22"/>
                <w:szCs w:val="22"/>
                <w:lang w:val="en-US"/>
              </w:rPr>
              <w:t>Variable</w:t>
            </w:r>
          </w:p>
        </w:tc>
        <w:tc>
          <w:tcPr>
            <w:tcW w:w="6005" w:type="dxa"/>
            <w:tcBorders>
              <w:top w:val="nil"/>
              <w:left w:val="nil"/>
              <w:bottom w:val="single" w:color="000000" w:themeColor="text1" w:sz="8"/>
              <w:right w:val="nil"/>
            </w:tcBorders>
            <w:tcMar>
              <w:top w:w="15" w:type="dxa"/>
              <w:left w:w="15" w:type="dxa"/>
              <w:bottom w:w="15" w:type="dxa"/>
              <w:right w:w="15" w:type="dxa"/>
            </w:tcMar>
            <w:vAlign w:val="center"/>
          </w:tcPr>
          <w:p w:rsidR="3E021E3B" w:rsidP="3E021E3B" w:rsidRDefault="3E021E3B" w14:paraId="1C705990" w14:textId="3CDDFE7D">
            <w:pPr>
              <w:spacing w:before="0" w:beforeAutospacing="off" w:after="160" w:afterAutospacing="off" w:line="276" w:lineRule="auto"/>
            </w:pPr>
            <w:r w:rsidRPr="3E021E3B" w:rsidR="3E021E3B">
              <w:rPr>
                <w:rFonts w:ascii="Times New Roman" w:hAnsi="Times New Roman" w:eastAsia="Times New Roman" w:cs="Times New Roman"/>
                <w:b w:val="1"/>
                <w:bCs w:val="1"/>
                <w:sz w:val="22"/>
                <w:szCs w:val="22"/>
                <w:lang w:val="en-US"/>
              </w:rPr>
              <w:t>Description</w:t>
            </w:r>
          </w:p>
        </w:tc>
      </w:tr>
      <w:tr w:rsidR="3E021E3B" w:rsidTr="3E021E3B" w14:paraId="016E384D">
        <w:trPr>
          <w:trHeight w:val="300"/>
        </w:trPr>
        <w:tc>
          <w:tcPr>
            <w:tcW w:w="1864" w:type="dxa"/>
            <w:tcBorders>
              <w:top w:val="single" w:color="000000" w:themeColor="text1" w:sz="8"/>
              <w:left w:val="nil"/>
              <w:bottom w:val="nil"/>
              <w:right w:val="nil"/>
            </w:tcBorders>
            <w:tcMar>
              <w:top w:w="15" w:type="dxa"/>
              <w:left w:w="15" w:type="dxa"/>
              <w:bottom w:w="15" w:type="dxa"/>
              <w:right w:w="15" w:type="dxa"/>
            </w:tcMar>
            <w:vAlign w:val="center"/>
          </w:tcPr>
          <w:p w:rsidR="3E021E3B" w:rsidP="3E021E3B" w:rsidRDefault="3E021E3B" w14:paraId="7590D9C4" w14:textId="39F3D139">
            <w:pPr>
              <w:spacing w:before="0" w:beforeAutospacing="off" w:after="160" w:afterAutospacing="off" w:line="276" w:lineRule="auto"/>
            </w:pPr>
            <w:r w:rsidRPr="3E021E3B" w:rsidR="3E021E3B">
              <w:rPr>
                <w:rFonts w:ascii="Times New Roman" w:hAnsi="Times New Roman" w:eastAsia="Times New Roman" w:cs="Times New Roman"/>
                <w:sz w:val="22"/>
                <w:szCs w:val="22"/>
                <w:lang w:val="en-US"/>
              </w:rPr>
              <w:t>age_years</w:t>
            </w:r>
          </w:p>
        </w:tc>
        <w:tc>
          <w:tcPr>
            <w:tcW w:w="6005" w:type="dxa"/>
            <w:tcBorders>
              <w:top w:val="single" w:color="000000" w:themeColor="text1" w:sz="8"/>
              <w:left w:val="nil"/>
              <w:bottom w:val="nil"/>
              <w:right w:val="nil"/>
            </w:tcBorders>
            <w:tcMar>
              <w:top w:w="15" w:type="dxa"/>
              <w:left w:w="15" w:type="dxa"/>
              <w:bottom w:w="15" w:type="dxa"/>
              <w:right w:w="15" w:type="dxa"/>
            </w:tcMar>
            <w:vAlign w:val="center"/>
          </w:tcPr>
          <w:p w:rsidR="3E021E3B" w:rsidP="3E021E3B" w:rsidRDefault="3E021E3B" w14:paraId="6856F6D6" w14:textId="107BE0A7">
            <w:pPr>
              <w:spacing w:before="0" w:beforeAutospacing="off" w:after="160" w:afterAutospacing="off" w:line="276" w:lineRule="auto"/>
            </w:pPr>
            <w:r w:rsidRPr="3E021E3B" w:rsidR="3E021E3B">
              <w:rPr>
                <w:rFonts w:ascii="Times New Roman" w:hAnsi="Times New Roman" w:eastAsia="Times New Roman" w:cs="Times New Roman"/>
                <w:sz w:val="22"/>
                <w:szCs w:val="22"/>
                <w:lang w:val="en-US"/>
              </w:rPr>
              <w:t>Age at admission in years (0–100)</w:t>
            </w:r>
          </w:p>
        </w:tc>
      </w:tr>
      <w:tr w:rsidR="3E021E3B" w:rsidTr="3E021E3B" w14:paraId="63B5DBDA">
        <w:trPr>
          <w:trHeight w:val="300"/>
        </w:trPr>
        <w:tc>
          <w:tcPr>
            <w:tcW w:w="1864" w:type="dxa"/>
            <w:tcBorders>
              <w:top w:val="nil"/>
              <w:left w:val="nil"/>
              <w:bottom w:val="nil"/>
              <w:right w:val="nil"/>
            </w:tcBorders>
            <w:tcMar>
              <w:top w:w="15" w:type="dxa"/>
              <w:left w:w="15" w:type="dxa"/>
              <w:bottom w:w="15" w:type="dxa"/>
              <w:right w:w="15" w:type="dxa"/>
            </w:tcMar>
            <w:vAlign w:val="center"/>
          </w:tcPr>
          <w:p w:rsidR="3E021E3B" w:rsidP="3E021E3B" w:rsidRDefault="3E021E3B" w14:paraId="719F9B4E" w14:textId="74C69F70">
            <w:pPr>
              <w:spacing w:before="0" w:beforeAutospacing="off" w:after="160" w:afterAutospacing="off" w:line="276" w:lineRule="auto"/>
            </w:pPr>
            <w:r w:rsidRPr="3E021E3B" w:rsidR="3E021E3B">
              <w:rPr>
                <w:rFonts w:ascii="Times New Roman" w:hAnsi="Times New Roman" w:eastAsia="Times New Roman" w:cs="Times New Roman"/>
                <w:sz w:val="22"/>
                <w:szCs w:val="22"/>
                <w:lang w:val="en-US"/>
              </w:rPr>
              <w:t>sex</w:t>
            </w:r>
          </w:p>
        </w:tc>
        <w:tc>
          <w:tcPr>
            <w:tcW w:w="6005" w:type="dxa"/>
            <w:tcBorders>
              <w:top w:val="nil"/>
              <w:left w:val="nil"/>
              <w:bottom w:val="nil"/>
              <w:right w:val="nil"/>
            </w:tcBorders>
            <w:tcMar>
              <w:top w:w="15" w:type="dxa"/>
              <w:left w:w="15" w:type="dxa"/>
              <w:bottom w:w="15" w:type="dxa"/>
              <w:right w:w="15" w:type="dxa"/>
            </w:tcMar>
            <w:vAlign w:val="center"/>
          </w:tcPr>
          <w:p w:rsidR="3E021E3B" w:rsidP="3E021E3B" w:rsidRDefault="3E021E3B" w14:paraId="6A701424" w14:textId="4E372EFC">
            <w:pPr>
              <w:spacing w:before="0" w:beforeAutospacing="off" w:after="160" w:afterAutospacing="off" w:line="276" w:lineRule="auto"/>
            </w:pPr>
            <w:r w:rsidRPr="3E021E3B" w:rsidR="3E021E3B">
              <w:rPr>
                <w:rFonts w:ascii="Times New Roman" w:hAnsi="Times New Roman" w:eastAsia="Times New Roman" w:cs="Times New Roman"/>
                <w:sz w:val="22"/>
                <w:szCs w:val="22"/>
                <w:lang w:val="en-US"/>
              </w:rPr>
              <w:t>Sex, coded 0 = male, 1 = female</w:t>
            </w:r>
          </w:p>
        </w:tc>
      </w:tr>
      <w:tr w:rsidR="3E021E3B" w:rsidTr="3E021E3B" w14:paraId="2BB2364D">
        <w:trPr>
          <w:trHeight w:val="300"/>
        </w:trPr>
        <w:tc>
          <w:tcPr>
            <w:tcW w:w="1864" w:type="dxa"/>
            <w:tcBorders>
              <w:top w:val="nil"/>
              <w:left w:val="nil"/>
              <w:bottom w:val="nil"/>
              <w:right w:val="nil"/>
            </w:tcBorders>
            <w:tcMar>
              <w:top w:w="15" w:type="dxa"/>
              <w:left w:w="15" w:type="dxa"/>
              <w:bottom w:w="15" w:type="dxa"/>
              <w:right w:w="15" w:type="dxa"/>
            </w:tcMar>
            <w:vAlign w:val="center"/>
          </w:tcPr>
          <w:p w:rsidR="3E021E3B" w:rsidP="3E021E3B" w:rsidRDefault="3E021E3B" w14:paraId="37958E5A" w14:textId="40374B56">
            <w:pPr>
              <w:spacing w:before="0" w:beforeAutospacing="off" w:after="160" w:afterAutospacing="off" w:line="276" w:lineRule="auto"/>
            </w:pPr>
            <w:r w:rsidRPr="3E021E3B" w:rsidR="3E021E3B">
              <w:rPr>
                <w:rFonts w:ascii="Times New Roman" w:hAnsi="Times New Roman" w:eastAsia="Times New Roman" w:cs="Times New Roman"/>
                <w:sz w:val="22"/>
                <w:szCs w:val="22"/>
                <w:lang w:val="en-US"/>
              </w:rPr>
              <w:t>episode_number</w:t>
            </w:r>
          </w:p>
        </w:tc>
        <w:tc>
          <w:tcPr>
            <w:tcW w:w="6005" w:type="dxa"/>
            <w:tcBorders>
              <w:top w:val="nil"/>
              <w:left w:val="nil"/>
              <w:bottom w:val="nil"/>
              <w:right w:val="nil"/>
            </w:tcBorders>
            <w:tcMar>
              <w:top w:w="15" w:type="dxa"/>
              <w:left w:w="15" w:type="dxa"/>
              <w:bottom w:w="15" w:type="dxa"/>
              <w:right w:w="15" w:type="dxa"/>
            </w:tcMar>
            <w:vAlign w:val="center"/>
          </w:tcPr>
          <w:p w:rsidR="3E021E3B" w:rsidP="3E021E3B" w:rsidRDefault="3E021E3B" w14:paraId="7FEF64C9" w14:textId="75B7D377">
            <w:pPr>
              <w:spacing w:before="0" w:beforeAutospacing="off" w:after="160" w:afterAutospacing="off" w:line="276" w:lineRule="auto"/>
            </w:pPr>
            <w:r w:rsidRPr="3E021E3B" w:rsidR="3E021E3B">
              <w:rPr>
                <w:rFonts w:ascii="Times New Roman" w:hAnsi="Times New Roman" w:eastAsia="Times New Roman" w:cs="Times New Roman"/>
                <w:sz w:val="22"/>
                <w:szCs w:val="22"/>
                <w:lang w:val="en-US"/>
              </w:rPr>
              <w:t>Sequential number of the septic episode for that patient (1–5)</w:t>
            </w:r>
          </w:p>
        </w:tc>
      </w:tr>
      <w:tr w:rsidR="3E021E3B" w:rsidTr="3E021E3B" w14:paraId="3218ACAE">
        <w:trPr>
          <w:trHeight w:val="300"/>
        </w:trPr>
        <w:tc>
          <w:tcPr>
            <w:tcW w:w="1864" w:type="dxa"/>
            <w:tcBorders>
              <w:top w:val="nil"/>
              <w:left w:val="nil"/>
              <w:bottom w:val="nil"/>
              <w:right w:val="nil"/>
            </w:tcBorders>
            <w:tcMar>
              <w:top w:w="15" w:type="dxa"/>
              <w:left w:w="15" w:type="dxa"/>
              <w:bottom w:w="15" w:type="dxa"/>
              <w:right w:w="15" w:type="dxa"/>
            </w:tcMar>
            <w:vAlign w:val="center"/>
          </w:tcPr>
          <w:p w:rsidR="3E021E3B" w:rsidP="3E021E3B" w:rsidRDefault="3E021E3B" w14:paraId="1FE7587F" w14:textId="28472C27">
            <w:pPr>
              <w:spacing w:before="0" w:beforeAutospacing="off" w:after="160" w:afterAutospacing="off" w:line="276" w:lineRule="auto"/>
            </w:pPr>
            <w:r w:rsidRPr="3E021E3B" w:rsidR="3E021E3B">
              <w:rPr>
                <w:rFonts w:ascii="Times New Roman" w:hAnsi="Times New Roman" w:eastAsia="Times New Roman" w:cs="Times New Roman"/>
                <w:sz w:val="22"/>
                <w:szCs w:val="22"/>
                <w:lang w:val="en-US"/>
              </w:rPr>
              <w:t>hospital_outcome</w:t>
            </w:r>
          </w:p>
        </w:tc>
        <w:tc>
          <w:tcPr>
            <w:tcW w:w="6005" w:type="dxa"/>
            <w:tcBorders>
              <w:top w:val="nil"/>
              <w:left w:val="nil"/>
              <w:bottom w:val="nil"/>
              <w:right w:val="nil"/>
            </w:tcBorders>
            <w:tcMar>
              <w:top w:w="15" w:type="dxa"/>
              <w:left w:w="15" w:type="dxa"/>
              <w:bottom w:w="15" w:type="dxa"/>
              <w:right w:w="15" w:type="dxa"/>
            </w:tcMar>
            <w:vAlign w:val="center"/>
          </w:tcPr>
          <w:p w:rsidR="3E021E3B" w:rsidP="3E021E3B" w:rsidRDefault="3E021E3B" w14:paraId="3BFEE5FD" w14:textId="4360A542">
            <w:pPr>
              <w:spacing w:before="0" w:beforeAutospacing="off" w:after="160" w:afterAutospacing="off" w:line="276" w:lineRule="auto"/>
            </w:pPr>
            <w:r w:rsidRPr="3E021E3B" w:rsidR="3E021E3B">
              <w:rPr>
                <w:rFonts w:ascii="Times New Roman" w:hAnsi="Times New Roman" w:eastAsia="Times New Roman" w:cs="Times New Roman"/>
                <w:sz w:val="22"/>
                <w:szCs w:val="22"/>
                <w:lang w:val="en-US"/>
              </w:rPr>
              <w:t>Outcome at discharge, coded 1 = alive, 0 = dead (target variable)</w:t>
            </w:r>
          </w:p>
        </w:tc>
      </w:tr>
    </w:tbl>
    <w:p w:rsidR="5A48BE90" w:rsidP="3E021E3B" w:rsidRDefault="5A48BE90" w14:paraId="56413172" w14:textId="789EDE0D">
      <w:pPr>
        <w:bidi w:val="0"/>
        <w:spacing w:before="0" w:beforeAutospacing="off" w:after="160" w:afterAutospacing="off" w:line="276" w:lineRule="auto"/>
      </w:pPr>
      <w:r w:rsidRPr="3E021E3B" w:rsidR="5A48BE90">
        <w:rPr>
          <w:rFonts w:ascii="Times New Roman" w:hAnsi="Times New Roman" w:eastAsia="Times New Roman" w:cs="Times New Roman"/>
          <w:noProof w:val="0"/>
          <w:sz w:val="22"/>
          <w:szCs w:val="22"/>
          <w:lang w:val="en-US"/>
        </w:rPr>
        <w:t xml:space="preserve"> </w:t>
      </w:r>
    </w:p>
    <w:p w:rsidR="3E021E3B" w:rsidP="3E021E3B" w:rsidRDefault="3E021E3B" w14:paraId="58F81EED" w14:textId="79C9FECE">
      <w:pPr>
        <w:rPr>
          <w:rFonts w:ascii="Times New Roman" w:hAnsi="Times New Roman" w:eastAsia="Times New Roman" w:cs="Times New Roman" w:asciiTheme="minorAscii" w:hAnsiTheme="minorAscii" w:eastAsiaTheme="minorAscii" w:cstheme="minorAscii"/>
          <w:sz w:val="24"/>
          <w:szCs w:val="24"/>
          <w:vertAlign w:val="superscript"/>
        </w:rPr>
      </w:pPr>
    </w:p>
    <w:p w:rsidR="1C43E951" w:rsidRDefault="1C43E951" w14:paraId="3E5D3973" w14:textId="492EF7EA">
      <w:r w:rsidRPr="3E021E3B" w:rsidR="1C43E951">
        <w:rPr>
          <w:rFonts w:ascii="Times New Roman" w:hAnsi="Times New Roman" w:eastAsia="Times New Roman" w:cs="Times New Roman" w:asciiTheme="minorAscii" w:hAnsiTheme="minorAscii" w:eastAsiaTheme="minorAscii" w:cstheme="minorAscii"/>
          <w:b w:val="1"/>
          <w:bCs w:val="1"/>
          <w:sz w:val="24"/>
          <w:szCs w:val="24"/>
        </w:rPr>
        <w:t>Use cases</w:t>
      </w:r>
    </w:p>
    <w:p w:rsidR="5683D522" w:rsidRDefault="5683D522" w14:paraId="1022E57B" w14:textId="40843876">
      <w:r w:rsidRPr="3E021E3B" w:rsidR="5683D522">
        <w:rPr>
          <w:rFonts w:ascii="Times New Roman" w:hAnsi="Times New Roman" w:eastAsia="Times New Roman" w:cs="Times New Roman" w:asciiTheme="minorAscii" w:hAnsiTheme="minorAscii" w:eastAsiaTheme="minorAscii" w:cstheme="minorAscii"/>
          <w:b w:val="0"/>
          <w:bCs w:val="0"/>
          <w:sz w:val="24"/>
          <w:szCs w:val="24"/>
        </w:rPr>
        <w:t>Use case 1</w:t>
      </w:r>
      <w:r w:rsidRPr="3E021E3B" w:rsidR="5683D522">
        <w:rPr>
          <w:rFonts w:ascii="Times New Roman" w:hAnsi="Times New Roman" w:eastAsia="Times New Roman" w:cs="Times New Roman" w:asciiTheme="minorAscii" w:hAnsiTheme="minorAscii" w:eastAsiaTheme="minorAscii" w:cstheme="minorAscii"/>
          <w:b w:val="0"/>
          <w:bCs w:val="0"/>
          <w:sz w:val="24"/>
          <w:szCs w:val="24"/>
        </w:rPr>
        <w:t>:  (</w:t>
      </w:r>
      <w:r w:rsidRPr="3E021E3B" w:rsidR="225F07F9">
        <w:rPr>
          <w:rFonts w:ascii="Times New Roman" w:hAnsi="Times New Roman" w:eastAsia="Times New Roman" w:cs="Times New Roman" w:asciiTheme="minorAscii" w:hAnsiTheme="minorAscii" w:eastAsiaTheme="minorAscii" w:cstheme="minorAscii"/>
          <w:b w:val="0"/>
          <w:bCs w:val="0"/>
          <w:sz w:val="24"/>
          <w:szCs w:val="24"/>
        </w:rPr>
        <w:t>Descriptive</w:t>
      </w:r>
      <w:r w:rsidRPr="3E021E3B" w:rsidR="5683D522">
        <w:rPr>
          <w:rFonts w:ascii="Times New Roman" w:hAnsi="Times New Roman" w:eastAsia="Times New Roman" w:cs="Times New Roman" w:asciiTheme="minorAscii" w:hAnsiTheme="minorAscii" w:eastAsiaTheme="minorAscii" w:cstheme="minorAscii"/>
          <w:b w:val="0"/>
          <w:bCs w:val="0"/>
          <w:sz w:val="24"/>
          <w:szCs w:val="24"/>
        </w:rPr>
        <w:t>)</w:t>
      </w:r>
    </w:p>
    <w:p w:rsidR="5391AE09" w:rsidP="3E021E3B" w:rsidRDefault="5391AE09" w14:paraId="626AA896" w14:textId="4E38C72D">
      <w:pPr>
        <w:pStyle w:val="Normal"/>
      </w:pPr>
      <w:r w:rsidRPr="3E021E3B" w:rsidR="5391AE09">
        <w:rPr>
          <w:rFonts w:ascii="Times New Roman" w:hAnsi="Times New Roman" w:eastAsia="Times New Roman" w:cs="Times New Roman" w:asciiTheme="minorAscii" w:hAnsiTheme="minorAscii" w:eastAsiaTheme="minorAscii" w:cstheme="minorAscii"/>
          <w:b w:val="0"/>
          <w:bCs w:val="0"/>
          <w:sz w:val="24"/>
          <w:szCs w:val="24"/>
        </w:rPr>
        <w:t>User: Quality measurement team</w:t>
      </w:r>
    </w:p>
    <w:p w:rsidR="5391AE09" w:rsidP="3E021E3B" w:rsidRDefault="5391AE09" w14:paraId="15BC98A7" w14:textId="638E9E73">
      <w:pPr>
        <w:pStyle w:val="Normal"/>
      </w:pPr>
      <w:r w:rsidRPr="3E021E3B" w:rsidR="5391AE09">
        <w:rPr>
          <w:rFonts w:ascii="Times New Roman" w:hAnsi="Times New Roman" w:eastAsia="Times New Roman" w:cs="Times New Roman" w:asciiTheme="minorAscii" w:hAnsiTheme="minorAscii" w:eastAsiaTheme="minorAscii" w:cstheme="minorAscii"/>
          <w:b w:val="0"/>
          <w:bCs w:val="0"/>
          <w:sz w:val="24"/>
          <w:szCs w:val="24"/>
        </w:rPr>
        <w:t>Use case: The quality team aims to measure sepsis</w:t>
      </w:r>
      <w:r w:rsidRPr="3E021E3B" w:rsidR="508398B5">
        <w:rPr>
          <w:rFonts w:ascii="Times New Roman" w:hAnsi="Times New Roman" w:eastAsia="Times New Roman" w:cs="Times New Roman" w:asciiTheme="minorAscii" w:hAnsiTheme="minorAscii" w:eastAsiaTheme="minorAscii" w:cstheme="minorAscii"/>
          <w:b w:val="0"/>
          <w:bCs w:val="0"/>
          <w:sz w:val="24"/>
          <w:szCs w:val="24"/>
        </w:rPr>
        <w:t xml:space="preserve"> </w:t>
      </w:r>
      <w:r w:rsidRPr="3E021E3B" w:rsidR="7DC2937B">
        <w:rPr>
          <w:rFonts w:ascii="Times New Roman" w:hAnsi="Times New Roman" w:eastAsia="Times New Roman" w:cs="Times New Roman" w:asciiTheme="minorAscii" w:hAnsiTheme="minorAscii" w:eastAsiaTheme="minorAscii" w:cstheme="minorAscii"/>
          <w:b w:val="0"/>
          <w:bCs w:val="0"/>
          <w:sz w:val="24"/>
          <w:szCs w:val="24"/>
        </w:rPr>
        <w:t>occurrence</w:t>
      </w:r>
      <w:r w:rsidRPr="3E021E3B" w:rsidR="5391AE09">
        <w:rPr>
          <w:rFonts w:ascii="Times New Roman" w:hAnsi="Times New Roman" w:eastAsia="Times New Roman" w:cs="Times New Roman" w:asciiTheme="minorAscii" w:hAnsiTheme="minorAscii" w:eastAsiaTheme="minorAscii" w:cstheme="minorAscii"/>
          <w:b w:val="0"/>
          <w:bCs w:val="0"/>
          <w:sz w:val="24"/>
          <w:szCs w:val="24"/>
        </w:rPr>
        <w:t xml:space="preserve"> and mortality</w:t>
      </w:r>
      <w:r w:rsidRPr="3E021E3B" w:rsidR="4FD93A20">
        <w:rPr>
          <w:rFonts w:ascii="Times New Roman" w:hAnsi="Times New Roman" w:eastAsia="Times New Roman" w:cs="Times New Roman" w:asciiTheme="minorAscii" w:hAnsiTheme="minorAscii" w:eastAsiaTheme="minorAscii" w:cstheme="minorAscii"/>
          <w:b w:val="0"/>
          <w:bCs w:val="0"/>
          <w:sz w:val="24"/>
          <w:szCs w:val="24"/>
        </w:rPr>
        <w:t xml:space="preserve"> across </w:t>
      </w:r>
      <w:r w:rsidRPr="3E021E3B" w:rsidR="6E3F5EBA">
        <w:rPr>
          <w:rFonts w:ascii="Times New Roman" w:hAnsi="Times New Roman" w:eastAsia="Times New Roman" w:cs="Times New Roman" w:asciiTheme="minorAscii" w:hAnsiTheme="minorAscii" w:eastAsiaTheme="minorAscii" w:cstheme="minorAscii"/>
          <w:b w:val="0"/>
          <w:bCs w:val="0"/>
          <w:sz w:val="24"/>
          <w:szCs w:val="24"/>
        </w:rPr>
        <w:t xml:space="preserve">various age groups and sex groups. </w:t>
      </w:r>
      <w:r w:rsidRPr="3E021E3B" w:rsidR="171C7684">
        <w:rPr>
          <w:rFonts w:ascii="Times New Roman" w:hAnsi="Times New Roman" w:eastAsia="Times New Roman" w:cs="Times New Roman" w:asciiTheme="minorAscii" w:hAnsiTheme="minorAscii" w:eastAsiaTheme="minorAscii" w:cstheme="minorAscii"/>
          <w:b w:val="0"/>
          <w:bCs w:val="0"/>
          <w:sz w:val="24"/>
          <w:szCs w:val="24"/>
        </w:rPr>
        <w:t>The outcome of the sepsis episodes is also important.</w:t>
      </w:r>
    </w:p>
    <w:p w:rsidR="171C7684" w:rsidP="3E021E3B" w:rsidRDefault="171C7684" w14:paraId="53303B5E" w14:textId="519B3506">
      <w:pPr>
        <w:pStyle w:val="Normal"/>
      </w:pPr>
      <w:r w:rsidRPr="3E021E3B" w:rsidR="171C7684">
        <w:rPr>
          <w:rFonts w:ascii="Times New Roman" w:hAnsi="Times New Roman" w:eastAsia="Times New Roman" w:cs="Times New Roman" w:asciiTheme="minorAscii" w:hAnsiTheme="minorAscii" w:eastAsiaTheme="minorAscii" w:cstheme="minorAscii"/>
          <w:b w:val="0"/>
          <w:bCs w:val="0"/>
          <w:sz w:val="24"/>
          <w:szCs w:val="24"/>
        </w:rPr>
        <w:t xml:space="preserve">Methods: Descriptive statistics, data </w:t>
      </w:r>
      <w:r w:rsidRPr="3E021E3B" w:rsidR="171C7684">
        <w:rPr>
          <w:rFonts w:ascii="Times New Roman" w:hAnsi="Times New Roman" w:eastAsia="Times New Roman" w:cs="Times New Roman" w:asciiTheme="minorAscii" w:hAnsiTheme="minorAscii" w:eastAsiaTheme="minorAscii" w:cstheme="minorAscii"/>
          <w:b w:val="0"/>
          <w:bCs w:val="0"/>
          <w:sz w:val="24"/>
          <w:szCs w:val="24"/>
        </w:rPr>
        <w:t>visualization</w:t>
      </w:r>
      <w:r w:rsidRPr="3E021E3B" w:rsidR="171C7684">
        <w:rPr>
          <w:rFonts w:ascii="Times New Roman" w:hAnsi="Times New Roman" w:eastAsia="Times New Roman" w:cs="Times New Roman" w:asciiTheme="minorAscii" w:hAnsiTheme="minorAscii" w:eastAsiaTheme="minorAscii" w:cstheme="minorAscii"/>
          <w:b w:val="0"/>
          <w:bCs w:val="0"/>
          <w:sz w:val="24"/>
          <w:szCs w:val="24"/>
        </w:rPr>
        <w:t>.</w:t>
      </w:r>
    </w:p>
    <w:p w:rsidR="0E9FC1B0" w:rsidP="3E021E3B" w:rsidRDefault="0E9FC1B0" w14:paraId="027F25A3" w14:textId="330B9BA8">
      <w:pPr>
        <w:pStyle w:val="Normal"/>
      </w:pPr>
      <w:r w:rsidRPr="3E021E3B" w:rsidR="0E9FC1B0">
        <w:rPr>
          <w:rFonts w:ascii="Times New Roman" w:hAnsi="Times New Roman" w:eastAsia="Times New Roman" w:cs="Times New Roman" w:asciiTheme="minorAscii" w:hAnsiTheme="minorAscii" w:eastAsiaTheme="minorAscii" w:cstheme="minorAscii"/>
          <w:b w:val="0"/>
          <w:bCs w:val="0"/>
          <w:sz w:val="24"/>
          <w:szCs w:val="24"/>
        </w:rPr>
        <w:t>Use case 2: (Diagnostic)</w:t>
      </w:r>
    </w:p>
    <w:p w:rsidR="0E9FC1B0" w:rsidP="3E021E3B" w:rsidRDefault="0E9FC1B0" w14:paraId="21A0008F" w14:textId="49B838FC">
      <w:pPr>
        <w:pStyle w:val="Normal"/>
      </w:pPr>
      <w:r w:rsidRPr="3E021E3B" w:rsidR="0E9FC1B0">
        <w:rPr>
          <w:rFonts w:ascii="Times New Roman" w:hAnsi="Times New Roman" w:eastAsia="Times New Roman" w:cs="Times New Roman" w:asciiTheme="minorAscii" w:hAnsiTheme="minorAscii" w:eastAsiaTheme="minorAscii" w:cstheme="minorAscii"/>
          <w:b w:val="0"/>
          <w:bCs w:val="0"/>
          <w:sz w:val="24"/>
          <w:szCs w:val="24"/>
        </w:rPr>
        <w:t xml:space="preserve">User: </w:t>
      </w:r>
      <w:r w:rsidRPr="3E021E3B" w:rsidR="15EDAD29">
        <w:rPr>
          <w:rFonts w:ascii="Times New Roman" w:hAnsi="Times New Roman" w:eastAsia="Times New Roman" w:cs="Times New Roman" w:asciiTheme="minorAscii" w:hAnsiTheme="minorAscii" w:eastAsiaTheme="minorAscii" w:cstheme="minorAscii"/>
          <w:b w:val="0"/>
          <w:bCs w:val="0"/>
          <w:sz w:val="24"/>
          <w:szCs w:val="24"/>
        </w:rPr>
        <w:t>Sepsis management team</w:t>
      </w:r>
    </w:p>
    <w:p w:rsidR="4AAA1A0E" w:rsidP="3E021E3B" w:rsidRDefault="4AAA1A0E" w14:paraId="1A56CFCE" w14:textId="24D52463">
      <w:pPr>
        <w:pStyle w:val="Normal"/>
      </w:pPr>
      <w:r w:rsidRPr="3E021E3B" w:rsidR="4AAA1A0E">
        <w:rPr>
          <w:rFonts w:ascii="Times New Roman" w:hAnsi="Times New Roman" w:eastAsia="Times New Roman" w:cs="Times New Roman" w:asciiTheme="minorAscii" w:hAnsiTheme="minorAscii" w:eastAsiaTheme="minorAscii" w:cstheme="minorAscii"/>
          <w:b w:val="0"/>
          <w:bCs w:val="0"/>
          <w:sz w:val="24"/>
          <w:szCs w:val="24"/>
        </w:rPr>
        <w:t xml:space="preserve">Use case: </w:t>
      </w:r>
      <w:r w:rsidRPr="3E021E3B" w:rsidR="36908E32">
        <w:rPr>
          <w:rFonts w:ascii="Times New Roman" w:hAnsi="Times New Roman" w:eastAsia="Times New Roman" w:cs="Times New Roman" w:asciiTheme="minorAscii" w:hAnsiTheme="minorAscii" w:eastAsiaTheme="minorAscii" w:cstheme="minorAscii"/>
          <w:b w:val="0"/>
          <w:bCs w:val="0"/>
          <w:sz w:val="24"/>
          <w:szCs w:val="24"/>
        </w:rPr>
        <w:t>Team</w:t>
      </w:r>
      <w:r w:rsidRPr="3E021E3B" w:rsidR="4AAA1A0E">
        <w:rPr>
          <w:rFonts w:ascii="Times New Roman" w:hAnsi="Times New Roman" w:eastAsia="Times New Roman" w:cs="Times New Roman" w:asciiTheme="minorAscii" w:hAnsiTheme="minorAscii" w:eastAsiaTheme="minorAscii" w:cstheme="minorAscii"/>
          <w:b w:val="0"/>
          <w:bCs w:val="0"/>
          <w:sz w:val="24"/>
          <w:szCs w:val="24"/>
        </w:rPr>
        <w:t xml:space="preserve"> would like to </w:t>
      </w:r>
      <w:r w:rsidRPr="3E021E3B" w:rsidR="4AAA1A0E">
        <w:rPr>
          <w:rFonts w:ascii="Times New Roman" w:hAnsi="Times New Roman" w:eastAsia="Times New Roman" w:cs="Times New Roman" w:asciiTheme="minorAscii" w:hAnsiTheme="minorAscii" w:eastAsiaTheme="minorAscii" w:cstheme="minorAscii"/>
          <w:b w:val="0"/>
          <w:bCs w:val="0"/>
          <w:sz w:val="24"/>
          <w:szCs w:val="24"/>
        </w:rPr>
        <w:t>identify</w:t>
      </w:r>
      <w:r w:rsidRPr="3E021E3B" w:rsidR="4AAA1A0E">
        <w:rPr>
          <w:rFonts w:ascii="Times New Roman" w:hAnsi="Times New Roman" w:eastAsia="Times New Roman" w:cs="Times New Roman" w:asciiTheme="minorAscii" w:hAnsiTheme="minorAscii" w:eastAsiaTheme="minorAscii" w:cstheme="minorAscii"/>
          <w:b w:val="0"/>
          <w:bCs w:val="0"/>
          <w:sz w:val="24"/>
          <w:szCs w:val="24"/>
        </w:rPr>
        <w:t xml:space="preserve"> patient </w:t>
      </w:r>
      <w:r w:rsidRPr="3E021E3B" w:rsidR="321DEB2F">
        <w:rPr>
          <w:rFonts w:ascii="Times New Roman" w:hAnsi="Times New Roman" w:eastAsia="Times New Roman" w:cs="Times New Roman" w:asciiTheme="minorAscii" w:hAnsiTheme="minorAscii" w:eastAsiaTheme="minorAscii" w:cstheme="minorAscii"/>
          <w:b w:val="0"/>
          <w:bCs w:val="0"/>
          <w:sz w:val="24"/>
          <w:szCs w:val="24"/>
        </w:rPr>
        <w:t>characteristics which</w:t>
      </w:r>
      <w:r w:rsidRPr="3E021E3B" w:rsidR="4AAA1A0E">
        <w:rPr>
          <w:rFonts w:ascii="Times New Roman" w:hAnsi="Times New Roman" w:eastAsia="Times New Roman" w:cs="Times New Roman" w:asciiTheme="minorAscii" w:hAnsiTheme="minorAscii" w:eastAsiaTheme="minorAscii" w:cstheme="minorAscii"/>
          <w:b w:val="0"/>
          <w:bCs w:val="0"/>
          <w:sz w:val="24"/>
          <w:szCs w:val="24"/>
        </w:rPr>
        <w:t xml:space="preserve"> </w:t>
      </w:r>
      <w:r w:rsidRPr="3E021E3B" w:rsidR="4AAA1A0E">
        <w:rPr>
          <w:rFonts w:ascii="Times New Roman" w:hAnsi="Times New Roman" w:eastAsia="Times New Roman" w:cs="Times New Roman" w:asciiTheme="minorAscii" w:hAnsiTheme="minorAscii" w:eastAsiaTheme="minorAscii" w:cstheme="minorAscii"/>
          <w:b w:val="0"/>
          <w:bCs w:val="0"/>
          <w:sz w:val="24"/>
          <w:szCs w:val="24"/>
        </w:rPr>
        <w:t xml:space="preserve">are associated with </w:t>
      </w:r>
      <w:r w:rsidRPr="3E021E3B" w:rsidR="785D8175">
        <w:rPr>
          <w:rFonts w:ascii="Times New Roman" w:hAnsi="Times New Roman" w:eastAsia="Times New Roman" w:cs="Times New Roman" w:asciiTheme="minorAscii" w:hAnsiTheme="minorAscii" w:eastAsiaTheme="minorAscii" w:cstheme="minorAscii"/>
          <w:b w:val="0"/>
          <w:bCs w:val="0"/>
          <w:sz w:val="24"/>
          <w:szCs w:val="24"/>
        </w:rPr>
        <w:t>higher patient mortality.</w:t>
      </w:r>
    </w:p>
    <w:p w:rsidR="785D8175" w:rsidP="3E021E3B" w:rsidRDefault="785D8175" w14:paraId="59BBB0D2" w14:textId="13C8ED3C">
      <w:pPr>
        <w:pStyle w:val="Normal"/>
      </w:pPr>
      <w:r w:rsidRPr="3E021E3B" w:rsidR="785D8175">
        <w:rPr>
          <w:rFonts w:ascii="Times New Roman" w:hAnsi="Times New Roman" w:eastAsia="Times New Roman" w:cs="Times New Roman" w:asciiTheme="minorAscii" w:hAnsiTheme="minorAscii" w:eastAsiaTheme="minorAscii" w:cstheme="minorAscii"/>
          <w:b w:val="0"/>
          <w:bCs w:val="0"/>
          <w:sz w:val="24"/>
          <w:szCs w:val="24"/>
        </w:rPr>
        <w:t>Method: Logistic regression</w:t>
      </w:r>
    </w:p>
    <w:p w:rsidR="3E021E3B" w:rsidP="3E021E3B" w:rsidRDefault="3E021E3B" w14:paraId="38BFCC17" w14:textId="6BB3C03E">
      <w:pPr>
        <w:pStyle w:val="Normal"/>
        <w:rPr>
          <w:rFonts w:ascii="Times New Roman" w:hAnsi="Times New Roman" w:eastAsia="Times New Roman" w:cs="Times New Roman" w:asciiTheme="minorAscii" w:hAnsiTheme="minorAscii" w:eastAsiaTheme="minorAscii" w:cstheme="minorAscii"/>
          <w:b w:val="0"/>
          <w:bCs w:val="0"/>
          <w:sz w:val="24"/>
          <w:szCs w:val="24"/>
        </w:rPr>
      </w:pPr>
    </w:p>
    <w:p w:rsidR="785D8175" w:rsidP="3E021E3B" w:rsidRDefault="785D8175" w14:paraId="4FDBC6CD" w14:textId="3C7CD200">
      <w:pPr>
        <w:pStyle w:val="Normal"/>
      </w:pPr>
      <w:r w:rsidRPr="3E021E3B" w:rsidR="785D8175">
        <w:rPr>
          <w:rFonts w:ascii="Times New Roman" w:hAnsi="Times New Roman" w:eastAsia="Times New Roman" w:cs="Times New Roman" w:asciiTheme="minorAscii" w:hAnsiTheme="minorAscii" w:eastAsiaTheme="minorAscii" w:cstheme="minorAscii"/>
          <w:b w:val="0"/>
          <w:bCs w:val="0"/>
          <w:sz w:val="24"/>
          <w:szCs w:val="24"/>
        </w:rPr>
        <w:t>Use case 3: (</w:t>
      </w:r>
      <w:r w:rsidRPr="3E021E3B" w:rsidR="5E1E20BF">
        <w:rPr>
          <w:rFonts w:ascii="Times New Roman" w:hAnsi="Times New Roman" w:eastAsia="Times New Roman" w:cs="Times New Roman" w:asciiTheme="minorAscii" w:hAnsiTheme="minorAscii" w:eastAsiaTheme="minorAscii" w:cstheme="minorAscii"/>
          <w:b w:val="0"/>
          <w:bCs w:val="0"/>
          <w:sz w:val="24"/>
          <w:szCs w:val="24"/>
        </w:rPr>
        <w:t>Predictive)</w:t>
      </w:r>
    </w:p>
    <w:p w:rsidR="5E1E20BF" w:rsidP="3E021E3B" w:rsidRDefault="5E1E20BF" w14:paraId="21CD714A" w14:textId="4E242848">
      <w:pPr>
        <w:pStyle w:val="Normal"/>
      </w:pPr>
      <w:r w:rsidRPr="3E021E3B" w:rsidR="5E1E20BF">
        <w:rPr>
          <w:rFonts w:ascii="Times New Roman" w:hAnsi="Times New Roman" w:eastAsia="Times New Roman" w:cs="Times New Roman" w:asciiTheme="minorAscii" w:hAnsiTheme="minorAscii" w:eastAsiaTheme="minorAscii" w:cstheme="minorAscii"/>
          <w:b w:val="0"/>
          <w:bCs w:val="0"/>
          <w:sz w:val="24"/>
          <w:szCs w:val="24"/>
        </w:rPr>
        <w:t>User: Clinical physician</w:t>
      </w:r>
    </w:p>
    <w:p w:rsidR="5E1E20BF" w:rsidP="3E021E3B" w:rsidRDefault="5E1E20BF" w14:paraId="413B8FF7" w14:textId="29E50EEF">
      <w:pPr>
        <w:pStyle w:val="Normal"/>
      </w:pPr>
      <w:r w:rsidRPr="3E021E3B" w:rsidR="5E1E20BF">
        <w:rPr>
          <w:rFonts w:ascii="Times New Roman" w:hAnsi="Times New Roman" w:eastAsia="Times New Roman" w:cs="Times New Roman" w:asciiTheme="minorAscii" w:hAnsiTheme="minorAscii" w:eastAsiaTheme="minorAscii" w:cstheme="minorAscii"/>
          <w:b w:val="0"/>
          <w:bCs w:val="0"/>
          <w:sz w:val="24"/>
          <w:szCs w:val="24"/>
        </w:rPr>
        <w:t xml:space="preserve">Use case: Physician would like to know if the hospitalization </w:t>
      </w:r>
      <w:r w:rsidRPr="3E021E3B" w:rsidR="05E23692">
        <w:rPr>
          <w:rFonts w:ascii="Times New Roman" w:hAnsi="Times New Roman" w:eastAsia="Times New Roman" w:cs="Times New Roman" w:asciiTheme="minorAscii" w:hAnsiTheme="minorAscii" w:eastAsiaTheme="minorAscii" w:cstheme="minorAscii"/>
          <w:b w:val="0"/>
          <w:bCs w:val="0"/>
          <w:sz w:val="24"/>
          <w:szCs w:val="24"/>
        </w:rPr>
        <w:t xml:space="preserve">outcome can be </w:t>
      </w:r>
      <w:r w:rsidRPr="3E021E3B" w:rsidR="05E23692">
        <w:rPr>
          <w:rFonts w:ascii="Times New Roman" w:hAnsi="Times New Roman" w:eastAsia="Times New Roman" w:cs="Times New Roman" w:asciiTheme="minorAscii" w:hAnsiTheme="minorAscii" w:eastAsiaTheme="minorAscii" w:cstheme="minorAscii"/>
          <w:b w:val="0"/>
          <w:bCs w:val="0"/>
          <w:sz w:val="24"/>
          <w:szCs w:val="24"/>
        </w:rPr>
        <w:t>predicted based</w:t>
      </w:r>
      <w:r w:rsidRPr="3E021E3B" w:rsidR="05E23692">
        <w:rPr>
          <w:rFonts w:ascii="Times New Roman" w:hAnsi="Times New Roman" w:eastAsia="Times New Roman" w:cs="Times New Roman" w:asciiTheme="minorAscii" w:hAnsiTheme="minorAscii" w:eastAsiaTheme="minorAscii" w:cstheme="minorAscii"/>
          <w:b w:val="0"/>
          <w:bCs w:val="0"/>
          <w:sz w:val="24"/>
          <w:szCs w:val="24"/>
        </w:rPr>
        <w:t xml:space="preserve"> on these variables.</w:t>
      </w:r>
    </w:p>
    <w:p w:rsidR="3E021E3B" w:rsidP="3E021E3B" w:rsidRDefault="3E021E3B" w14:paraId="025C4F8A" w14:textId="5C5B550B">
      <w:pPr>
        <w:pStyle w:val="Normal"/>
        <w:rPr>
          <w:rFonts w:ascii="Times New Roman" w:hAnsi="Times New Roman" w:eastAsia="Times New Roman" w:cs="Times New Roman" w:asciiTheme="minorAscii" w:hAnsiTheme="minorAscii" w:eastAsiaTheme="minorAscii" w:cstheme="minorAscii"/>
          <w:b w:val="0"/>
          <w:bCs w:val="0"/>
          <w:sz w:val="24"/>
          <w:szCs w:val="24"/>
        </w:rPr>
      </w:pPr>
    </w:p>
    <w:p w:rsidR="3E021E3B" w:rsidP="3E021E3B" w:rsidRDefault="3E021E3B" w14:paraId="5884750D" w14:textId="08E2691F">
      <w:pPr>
        <w:pStyle w:val="ListParagraph"/>
        <w:rPr>
          <w:rFonts w:ascii="Times New Roman" w:hAnsi="Times New Roman" w:eastAsia="Times New Roman" w:cs="Times New Roman" w:asciiTheme="minorAscii" w:hAnsiTheme="minorAscii" w:eastAsiaTheme="minorAscii" w:cstheme="minorAscii"/>
          <w:sz w:val="24"/>
          <w:szCs w:val="24"/>
        </w:rPr>
      </w:pPr>
    </w:p>
    <w:p w:rsidR="43130FAB" w:rsidP="3E021E3B" w:rsidRDefault="43130FAB" w14:paraId="255FF8EA" w14:textId="45F1F52F">
      <w:pPr>
        <w:pStyle w:val="ListParagraph"/>
        <w:rPr>
          <w:rFonts w:ascii="Times New Roman" w:hAnsi="Times New Roman" w:eastAsia="Times New Roman" w:cs="Times New Roman" w:asciiTheme="minorAscii" w:hAnsiTheme="minorAscii" w:eastAsiaTheme="minorAscii" w:cstheme="minorAscii"/>
          <w:sz w:val="24"/>
          <w:szCs w:val="24"/>
        </w:rPr>
      </w:pPr>
    </w:p>
    <w:p w:rsidR="43130FAB" w:rsidP="3E021E3B" w:rsidRDefault="43130FAB" w14:paraId="5F6F0629" w14:textId="764FE0B8">
      <w:pPr>
        <w:pStyle w:val="ListParagraph"/>
        <w:rPr>
          <w:sz w:val="24"/>
          <w:szCs w:val="24"/>
        </w:rPr>
      </w:pPr>
    </w:p>
    <w:p w:rsidR="43130FAB" w:rsidP="43130FAB" w:rsidRDefault="43130FAB" w14:paraId="12643C63" w14:textId="1F33015C">
      <w:pPr>
        <w:pStyle w:val="ListParagraph"/>
      </w:pPr>
    </w:p>
    <w:p w:rsidR="43130FAB" w:rsidP="43130FAB" w:rsidRDefault="43130FAB" w14:paraId="45CAAF1E" w14:textId="0BA54518">
      <w:pPr>
        <w:pStyle w:val="ListParagraph"/>
      </w:pPr>
    </w:p>
    <w:p w:rsidR="43130FAB" w:rsidP="43130FAB" w:rsidRDefault="43130FAB" w14:paraId="75EF2303" w14:textId="44E718A8">
      <w:pPr>
        <w:pStyle w:val="ListParagraph"/>
      </w:pPr>
    </w:p>
    <w:p w:rsidR="43130FAB" w:rsidRDefault="43130FAB" w14:paraId="57623F19" w14:textId="0C311089">
      <w:r>
        <w:br w:type="page"/>
      </w:r>
    </w:p>
    <w:p w:rsidR="63673BCD" w:rsidP="43130FAB" w:rsidRDefault="63673BCD" w14:paraId="472350A1" w14:textId="782E6A66">
      <w:pPr>
        <w:jc w:val="center"/>
        <w:rPr>
          <w:rFonts w:ascii="Times New Roman" w:hAnsi="Times New Roman" w:eastAsia="Times New Roman" w:cs="Times New Roman"/>
          <w:color w:val="000000" w:themeColor="text1"/>
          <w:sz w:val="40"/>
          <w:szCs w:val="40"/>
        </w:rPr>
      </w:pPr>
      <w:r w:rsidRPr="43130FAB">
        <w:rPr>
          <w:rFonts w:ascii="Times New Roman" w:hAnsi="Times New Roman" w:eastAsia="Times New Roman" w:cs="Times New Roman"/>
          <w:color w:val="000000" w:themeColor="text1"/>
          <w:sz w:val="40"/>
          <w:szCs w:val="40"/>
        </w:rPr>
        <w:t>Working File</w:t>
      </w:r>
    </w:p>
    <w:p w:rsidR="63673BCD" w:rsidP="43130FAB" w:rsidRDefault="63673BCD" w14:paraId="7499ADFC" w14:textId="60F5F8C3">
      <w:pPr>
        <w:rPr>
          <w:rFonts w:ascii="Times New Roman" w:hAnsi="Times New Roman" w:eastAsia="Times New Roman" w:cs="Times New Roman"/>
          <w:color w:val="000000" w:themeColor="text1"/>
          <w:sz w:val="32"/>
          <w:szCs w:val="32"/>
        </w:rPr>
      </w:pPr>
      <w:r w:rsidRPr="43130FAB">
        <w:rPr>
          <w:rFonts w:ascii="Times New Roman" w:hAnsi="Times New Roman" w:eastAsia="Times New Roman" w:cs="Times New Roman"/>
          <w:color w:val="000000" w:themeColor="text1"/>
          <w:sz w:val="32"/>
          <w:szCs w:val="32"/>
        </w:rPr>
        <w:t>Project: Sepsis Survival Minimal Clinical Records</w:t>
      </w:r>
    </w:p>
    <w:p w:rsidR="63673BCD" w:rsidP="43130FAB" w:rsidRDefault="63673BCD" w14:paraId="4B8167CB" w14:textId="57DF426A">
      <w:pPr>
        <w:rPr>
          <w:rFonts w:ascii="Times New Roman" w:hAnsi="Times New Roman" w:eastAsia="Times New Roman" w:cs="Times New Roman"/>
          <w:color w:val="00B0F0"/>
          <w:sz w:val="24"/>
          <w:szCs w:val="24"/>
        </w:rPr>
      </w:pPr>
      <w:r w:rsidRPr="43130FAB">
        <w:rPr>
          <w:rFonts w:ascii="Times New Roman" w:hAnsi="Times New Roman" w:eastAsia="Times New Roman" w:cs="Times New Roman"/>
          <w:color w:val="00B0F0"/>
          <w:sz w:val="24"/>
          <w:szCs w:val="24"/>
        </w:rPr>
        <w:t xml:space="preserve">Templet: </w:t>
      </w:r>
    </w:p>
    <w:p w:rsidR="63673BCD" w:rsidP="43130FAB" w:rsidRDefault="63673BCD" w14:paraId="2CDFA82D" w14:textId="05FCB1E3">
      <w:pPr>
        <w:pStyle w:val="ListParagraph"/>
        <w:numPr>
          <w:ilvl w:val="0"/>
          <w:numId w:val="9"/>
        </w:numPr>
        <w:shd w:val="clear" w:color="auto" w:fill="FFFFFF" w:themeFill="background1"/>
        <w:spacing w:after="240"/>
        <w:rPr>
          <w:rFonts w:ascii="Times New Roman" w:hAnsi="Times New Roman" w:eastAsia="Times New Roman" w:cs="Times New Roman"/>
          <w:color w:val="00B0F0"/>
          <w:sz w:val="24"/>
          <w:szCs w:val="24"/>
        </w:rPr>
      </w:pPr>
      <w:r w:rsidRPr="43130FAB">
        <w:rPr>
          <w:rFonts w:ascii="Times New Roman" w:hAnsi="Times New Roman" w:eastAsia="Times New Roman" w:cs="Times New Roman"/>
          <w:color w:val="00B0F0"/>
          <w:sz w:val="24"/>
          <w:szCs w:val="24"/>
        </w:rPr>
        <w:t>Introduce your dataset, its source, and how to access it.</w:t>
      </w:r>
    </w:p>
    <w:p w:rsidR="43130FAB" w:rsidP="43130FAB" w:rsidRDefault="43130FAB" w14:paraId="7394D0DF" w14:textId="5466707A">
      <w:pPr>
        <w:shd w:val="clear" w:color="auto" w:fill="FFFFFF" w:themeFill="background1"/>
        <w:spacing w:after="240"/>
        <w:ind w:left="720"/>
        <w:rPr>
          <w:rFonts w:ascii="Times New Roman" w:hAnsi="Times New Roman" w:eastAsia="Times New Roman" w:cs="Times New Roman"/>
          <w:color w:val="1D2125"/>
          <w:sz w:val="24"/>
          <w:szCs w:val="24"/>
        </w:rPr>
      </w:pPr>
    </w:p>
    <w:p w:rsidR="63673BCD" w:rsidP="43130FAB" w:rsidRDefault="63673BCD" w14:paraId="6BBD6429" w14:textId="34173D8C">
      <w:pPr>
        <w:shd w:val="clear" w:color="auto" w:fill="FFFFFF" w:themeFill="background1"/>
        <w:spacing w:after="240"/>
        <w:rPr>
          <w:rFonts w:ascii="Times New Roman" w:hAnsi="Times New Roman" w:eastAsia="Times New Roman" w:cs="Times New Roman"/>
          <w:color w:val="1D2125"/>
          <w:sz w:val="24"/>
          <w:szCs w:val="24"/>
        </w:rPr>
      </w:pPr>
      <w:r w:rsidRPr="43130FAB">
        <w:rPr>
          <w:rFonts w:ascii="Times New Roman" w:hAnsi="Times New Roman" w:eastAsia="Times New Roman" w:cs="Times New Roman"/>
          <w:color w:val="1D2125"/>
          <w:sz w:val="24"/>
          <w:szCs w:val="24"/>
        </w:rPr>
        <w:t>Dataset Name: Sepsis Survival Minimal Clinical Records</w:t>
      </w:r>
    </w:p>
    <w:p w:rsidR="63673BCD" w:rsidP="43130FAB" w:rsidRDefault="63673BCD" w14:paraId="191F6986" w14:textId="2FBB6F97">
      <w:pPr>
        <w:shd w:val="clear" w:color="auto" w:fill="FFFFFF" w:themeFill="background1"/>
        <w:spacing w:after="240"/>
        <w:rPr>
          <w:rFonts w:ascii="Times New Roman" w:hAnsi="Times New Roman" w:eastAsia="Times New Roman" w:cs="Times New Roman"/>
          <w:color w:val="1D2125"/>
          <w:sz w:val="24"/>
          <w:szCs w:val="24"/>
        </w:rPr>
      </w:pPr>
      <w:r w:rsidRPr="43130FAB">
        <w:rPr>
          <w:rFonts w:ascii="Times New Roman" w:hAnsi="Times New Roman" w:eastAsia="Times New Roman" w:cs="Times New Roman"/>
          <w:color w:val="1D2125"/>
          <w:sz w:val="24"/>
          <w:szCs w:val="24"/>
        </w:rPr>
        <w:t xml:space="preserve">Dataset Characteristics: </w:t>
      </w:r>
    </w:p>
    <w:p w:rsidR="63673BCD" w:rsidP="43130FAB" w:rsidRDefault="63673BCD" w14:paraId="33AD33B0" w14:textId="65EDB67B">
      <w:pPr>
        <w:pStyle w:val="ListParagraph"/>
        <w:numPr>
          <w:ilvl w:val="0"/>
          <w:numId w:val="8"/>
        </w:numPr>
        <w:shd w:val="clear" w:color="auto" w:fill="FFFFFF" w:themeFill="background1"/>
        <w:spacing w:after="240"/>
        <w:rPr>
          <w:rFonts w:ascii="Times New Roman" w:hAnsi="Times New Roman" w:eastAsia="Times New Roman" w:cs="Times New Roman"/>
          <w:color w:val="1D2125"/>
          <w:sz w:val="24"/>
          <w:szCs w:val="24"/>
        </w:rPr>
      </w:pPr>
      <w:r w:rsidRPr="43130FAB">
        <w:rPr>
          <w:rFonts w:ascii="Times New Roman" w:hAnsi="Times New Roman" w:eastAsia="Times New Roman" w:cs="Times New Roman"/>
          <w:color w:val="1D2125"/>
          <w:sz w:val="24"/>
          <w:szCs w:val="24"/>
        </w:rPr>
        <w:t xml:space="preserve">Instances: 110,204 admissions (Actually 84,811 hospitalized subjects) between 2011 and 2012 in Norway. </w:t>
      </w:r>
    </w:p>
    <w:p w:rsidR="63673BCD" w:rsidP="43130FAB" w:rsidRDefault="63673BCD" w14:paraId="673724DB" w14:textId="403DC727">
      <w:pPr>
        <w:pStyle w:val="ListParagraph"/>
        <w:numPr>
          <w:ilvl w:val="0"/>
          <w:numId w:val="8"/>
        </w:numPr>
        <w:shd w:val="clear" w:color="auto" w:fill="FFFFFF" w:themeFill="background1"/>
        <w:spacing w:after="240" w:line="279" w:lineRule="auto"/>
        <w:rPr>
          <w:rFonts w:ascii="Times New Roman" w:hAnsi="Times New Roman" w:eastAsia="Times New Roman" w:cs="Times New Roman"/>
          <w:color w:val="1D2125"/>
          <w:sz w:val="24"/>
          <w:szCs w:val="24"/>
        </w:rPr>
      </w:pPr>
      <w:r w:rsidRPr="43130FAB">
        <w:rPr>
          <w:rFonts w:ascii="Times New Roman" w:hAnsi="Times New Roman" w:eastAsia="Times New Roman" w:cs="Times New Roman"/>
          <w:color w:val="1D2125"/>
          <w:sz w:val="24"/>
          <w:szCs w:val="24"/>
        </w:rPr>
        <w:t>Condition: Diagnosed with infections, systemic inflammatory response syndrome, sepsis by causative microbes, or septic shock</w:t>
      </w:r>
    </w:p>
    <w:p w:rsidR="63673BCD" w:rsidP="43130FAB" w:rsidRDefault="63673BCD" w14:paraId="6523398B" w14:textId="7DD7D0C4">
      <w:pPr>
        <w:shd w:val="clear" w:color="auto" w:fill="FFFFFF" w:themeFill="background1"/>
        <w:spacing w:after="240"/>
        <w:rPr>
          <w:rFonts w:ascii="Times New Roman" w:hAnsi="Times New Roman" w:eastAsia="Times New Roman" w:cs="Times New Roman"/>
          <w:color w:val="1D2125"/>
          <w:sz w:val="24"/>
          <w:szCs w:val="24"/>
        </w:rPr>
      </w:pPr>
      <w:r w:rsidRPr="43130FAB">
        <w:rPr>
          <w:rFonts w:ascii="Times New Roman" w:hAnsi="Times New Roman" w:eastAsia="Times New Roman" w:cs="Times New Roman"/>
          <w:color w:val="1D2125"/>
          <w:sz w:val="24"/>
          <w:szCs w:val="24"/>
        </w:rPr>
        <w:t>Subject Area: Medicine, Healthcare, Hospital Administration</w:t>
      </w:r>
    </w:p>
    <w:p w:rsidR="63673BCD" w:rsidP="43130FAB" w:rsidRDefault="63673BCD" w14:paraId="5CC4E4F8" w14:textId="3D469E00">
      <w:pPr>
        <w:shd w:val="clear" w:color="auto" w:fill="FFFFFF" w:themeFill="background1"/>
        <w:spacing w:after="240"/>
        <w:rPr>
          <w:rFonts w:ascii="Times New Roman" w:hAnsi="Times New Roman" w:eastAsia="Times New Roman" w:cs="Times New Roman"/>
          <w:color w:val="1D2125"/>
          <w:sz w:val="24"/>
          <w:szCs w:val="24"/>
        </w:rPr>
      </w:pPr>
      <w:r w:rsidRPr="43130FAB">
        <w:rPr>
          <w:rFonts w:ascii="Times New Roman" w:hAnsi="Times New Roman" w:eastAsia="Times New Roman" w:cs="Times New Roman"/>
          <w:color w:val="1D2125"/>
          <w:sz w:val="24"/>
          <w:szCs w:val="24"/>
        </w:rPr>
        <w:t xml:space="preserve">Dataset Features: </w:t>
      </w:r>
    </w:p>
    <w:p w:rsidR="63673BCD" w:rsidP="43130FAB" w:rsidRDefault="63673BCD" w14:paraId="28BFA27A" w14:textId="6712B90D">
      <w:pPr>
        <w:pStyle w:val="ListParagraph"/>
        <w:numPr>
          <w:ilvl w:val="0"/>
          <w:numId w:val="7"/>
        </w:numPr>
        <w:spacing w:after="0"/>
        <w:rPr>
          <w:rFonts w:ascii="Times New Roman" w:hAnsi="Times New Roman" w:eastAsia="Times New Roman" w:cs="Times New Roman"/>
          <w:color w:val="1D2125"/>
          <w:sz w:val="24"/>
          <w:szCs w:val="24"/>
        </w:rPr>
      </w:pPr>
      <w:r w:rsidRPr="43130FAB">
        <w:rPr>
          <w:rFonts w:ascii="Times New Roman" w:hAnsi="Times New Roman" w:eastAsia="Times New Roman" w:cs="Times New Roman"/>
          <w:color w:val="1D2125"/>
          <w:sz w:val="24"/>
          <w:szCs w:val="24"/>
        </w:rPr>
        <w:t>Instances: 110341</w:t>
      </w:r>
    </w:p>
    <w:p w:rsidR="63673BCD" w:rsidP="43130FAB" w:rsidRDefault="63673BCD" w14:paraId="682DDE66" w14:textId="3E182ACB">
      <w:pPr>
        <w:pStyle w:val="ListParagraph"/>
        <w:numPr>
          <w:ilvl w:val="0"/>
          <w:numId w:val="7"/>
        </w:numPr>
        <w:spacing w:after="0"/>
        <w:rPr>
          <w:rFonts w:ascii="Times New Roman" w:hAnsi="Times New Roman" w:eastAsia="Times New Roman" w:cs="Times New Roman"/>
          <w:color w:val="1D2125"/>
          <w:sz w:val="24"/>
          <w:szCs w:val="24"/>
        </w:rPr>
      </w:pPr>
      <w:r w:rsidRPr="43130FAB">
        <w:rPr>
          <w:rFonts w:ascii="Times New Roman" w:hAnsi="Times New Roman" w:eastAsia="Times New Roman" w:cs="Times New Roman"/>
          <w:color w:val="1D2125"/>
          <w:sz w:val="24"/>
          <w:szCs w:val="24"/>
        </w:rPr>
        <w:t>Features: 3</w:t>
      </w:r>
    </w:p>
    <w:p w:rsidR="43130FAB" w:rsidP="43130FAB" w:rsidRDefault="43130FAB" w14:paraId="54FDC680" w14:textId="7F0DE79F">
      <w:pPr>
        <w:shd w:val="clear" w:color="auto" w:fill="FFFFFF" w:themeFill="background1"/>
        <w:spacing w:after="240"/>
        <w:rPr>
          <w:rFonts w:ascii="Times New Roman" w:hAnsi="Times New Roman" w:eastAsia="Times New Roman" w:cs="Times New Roman"/>
          <w:color w:val="1D2125"/>
          <w:sz w:val="24"/>
          <w:szCs w:val="24"/>
        </w:rPr>
      </w:pPr>
    </w:p>
    <w:p w:rsidR="63673BCD" w:rsidP="43130FAB" w:rsidRDefault="63673BCD" w14:paraId="558A4D2D" w14:textId="2689C508">
      <w:pPr>
        <w:shd w:val="clear" w:color="auto" w:fill="FFFFFF" w:themeFill="background1"/>
        <w:spacing w:after="240"/>
        <w:rPr>
          <w:rFonts w:ascii="Times New Roman" w:hAnsi="Times New Roman" w:eastAsia="Times New Roman" w:cs="Times New Roman"/>
          <w:color w:val="1D2125"/>
          <w:sz w:val="24"/>
          <w:szCs w:val="24"/>
        </w:rPr>
      </w:pPr>
      <w:r w:rsidRPr="43130FAB">
        <w:rPr>
          <w:rFonts w:ascii="Times New Roman" w:hAnsi="Times New Roman" w:eastAsia="Times New Roman" w:cs="Times New Roman"/>
          <w:color w:val="1D2125"/>
          <w:sz w:val="24"/>
          <w:szCs w:val="24"/>
        </w:rPr>
        <w:t>Creators:</w:t>
      </w:r>
    </w:p>
    <w:p w:rsidR="63673BCD" w:rsidP="43130FAB" w:rsidRDefault="63673BCD" w14:paraId="37A0C94E" w14:textId="35DC47D9">
      <w:pPr>
        <w:pStyle w:val="ListParagraph"/>
        <w:numPr>
          <w:ilvl w:val="0"/>
          <w:numId w:val="6"/>
        </w:numPr>
        <w:shd w:val="clear" w:color="auto" w:fill="FFFFFF" w:themeFill="background1"/>
        <w:spacing w:after="240"/>
        <w:rPr>
          <w:rFonts w:ascii="Aptos" w:hAnsi="Aptos" w:eastAsia="Aptos" w:cs="Aptos"/>
          <w:color w:val="000000" w:themeColor="text1"/>
          <w:sz w:val="24"/>
          <w:szCs w:val="24"/>
        </w:rPr>
      </w:pPr>
      <w:r w:rsidRPr="43130FAB">
        <w:rPr>
          <w:rFonts w:ascii="Times New Roman" w:hAnsi="Times New Roman" w:eastAsia="Times New Roman" w:cs="Times New Roman"/>
          <w:color w:val="1D2125"/>
          <w:sz w:val="24"/>
          <w:szCs w:val="24"/>
        </w:rPr>
        <w:t xml:space="preserve">David Chicco, </w:t>
      </w:r>
      <w:hyperlink r:id="rId20">
        <w:r w:rsidRPr="43130FAB">
          <w:rPr>
            <w:rStyle w:val="Hyperlink"/>
            <w:color w:val="1D2125"/>
            <w:u w:val="none"/>
          </w:rPr>
          <w:t>davidechicco@davidechicco.it</w:t>
        </w:r>
      </w:hyperlink>
    </w:p>
    <w:p w:rsidR="63673BCD" w:rsidP="43130FAB" w:rsidRDefault="63673BCD" w14:paraId="071D337B" w14:textId="3F0F45E7">
      <w:pPr>
        <w:pStyle w:val="ListParagraph"/>
        <w:numPr>
          <w:ilvl w:val="0"/>
          <w:numId w:val="5"/>
        </w:numPr>
        <w:shd w:val="clear" w:color="auto" w:fill="FFFFFF" w:themeFill="background1"/>
        <w:spacing w:after="240"/>
        <w:rPr>
          <w:rFonts w:ascii="Times New Roman" w:hAnsi="Times New Roman" w:eastAsia="Times New Roman" w:cs="Times New Roman"/>
          <w:color w:val="1D2125"/>
          <w:sz w:val="24"/>
          <w:szCs w:val="24"/>
        </w:rPr>
      </w:pPr>
      <w:r w:rsidRPr="43130FAB">
        <w:rPr>
          <w:rFonts w:ascii="Times New Roman" w:hAnsi="Times New Roman" w:eastAsia="Times New Roman" w:cs="Times New Roman"/>
          <w:color w:val="1D2125"/>
          <w:sz w:val="24"/>
          <w:szCs w:val="24"/>
        </w:rPr>
        <w:t>Giuseppe Jurman</w:t>
      </w:r>
    </w:p>
    <w:p w:rsidR="63673BCD" w:rsidP="43130FAB" w:rsidRDefault="63673BCD" w14:paraId="2897FA47" w14:textId="611E5F74">
      <w:pPr>
        <w:shd w:val="clear" w:color="auto" w:fill="FFFFFF" w:themeFill="background1"/>
        <w:spacing w:after="240"/>
        <w:rPr>
          <w:rFonts w:ascii="Aptos" w:hAnsi="Aptos" w:eastAsia="Aptos" w:cs="Aptos"/>
          <w:color w:val="000000" w:themeColor="text1"/>
          <w:sz w:val="24"/>
          <w:szCs w:val="24"/>
        </w:rPr>
      </w:pPr>
      <w:r w:rsidRPr="43130FAB">
        <w:rPr>
          <w:rFonts w:ascii="Times New Roman" w:hAnsi="Times New Roman" w:eastAsia="Times New Roman" w:cs="Times New Roman"/>
          <w:color w:val="1D2125"/>
          <w:sz w:val="24"/>
          <w:szCs w:val="24"/>
        </w:rPr>
        <w:t xml:space="preserve">DOI: </w:t>
      </w:r>
      <w:hyperlink r:id="rId21">
        <w:r w:rsidRPr="43130FAB">
          <w:rPr>
            <w:rStyle w:val="Hyperlink"/>
            <w:color w:val="1D2125"/>
            <w:u w:val="none"/>
          </w:rPr>
          <w:t>10.24432/C53C8N</w:t>
        </w:r>
      </w:hyperlink>
    </w:p>
    <w:p w:rsidR="63673BCD" w:rsidP="43130FAB" w:rsidRDefault="63673BCD" w14:paraId="37191094" w14:textId="624ECF24">
      <w:pPr>
        <w:shd w:val="clear" w:color="auto" w:fill="FFFFFF" w:themeFill="background1"/>
        <w:spacing w:after="240"/>
        <w:rPr>
          <w:rFonts w:ascii="Times New Roman" w:hAnsi="Times New Roman" w:eastAsia="Times New Roman" w:cs="Times New Roman"/>
          <w:color w:val="1D2125"/>
          <w:sz w:val="24"/>
          <w:szCs w:val="24"/>
        </w:rPr>
      </w:pPr>
      <w:r w:rsidRPr="43130FAB">
        <w:rPr>
          <w:rFonts w:ascii="Times New Roman" w:hAnsi="Times New Roman" w:eastAsia="Times New Roman" w:cs="Times New Roman"/>
          <w:color w:val="1D2125"/>
          <w:sz w:val="24"/>
          <w:szCs w:val="24"/>
        </w:rPr>
        <w:t xml:space="preserve">License: This dataset is licensed under a </w:t>
      </w:r>
      <w:hyperlink r:id="rId22">
        <w:r w:rsidRPr="43130FAB">
          <w:rPr>
            <w:rStyle w:val="Hyperlink"/>
            <w:color w:val="1D2125"/>
            <w:u w:val="none"/>
          </w:rPr>
          <w:t>Creative Commons Attribution 4.0 International</w:t>
        </w:r>
      </w:hyperlink>
      <w:r w:rsidRPr="43130FAB">
        <w:rPr>
          <w:rFonts w:ascii="Times New Roman" w:hAnsi="Times New Roman" w:eastAsia="Times New Roman" w:cs="Times New Roman"/>
          <w:color w:val="1D2125"/>
          <w:sz w:val="24"/>
          <w:szCs w:val="24"/>
        </w:rPr>
        <w:t xml:space="preserve"> (CC BY 4.0) license.</w:t>
      </w:r>
    </w:p>
    <w:p w:rsidR="63673BCD" w:rsidP="43130FAB" w:rsidRDefault="63673BCD" w14:paraId="101A6F87" w14:textId="06FC2314">
      <w:pPr>
        <w:spacing w:after="0"/>
        <w:rPr>
          <w:rFonts w:ascii="Times New Roman" w:hAnsi="Times New Roman" w:eastAsia="Times New Roman" w:cs="Times New Roman"/>
          <w:color w:val="1D2125"/>
          <w:sz w:val="24"/>
          <w:szCs w:val="24"/>
        </w:rPr>
      </w:pPr>
      <w:r w:rsidRPr="43130FAB">
        <w:rPr>
          <w:rFonts w:ascii="Times New Roman" w:hAnsi="Times New Roman" w:eastAsia="Times New Roman" w:cs="Times New Roman"/>
          <w:b/>
          <w:bCs/>
          <w:color w:val="1D2125"/>
          <w:sz w:val="24"/>
          <w:szCs w:val="24"/>
        </w:rPr>
        <w:t xml:space="preserve">Reference: </w:t>
      </w:r>
    </w:p>
    <w:p w:rsidR="63673BCD" w:rsidP="43130FAB" w:rsidRDefault="63673BCD" w14:paraId="2F71304C" w14:textId="1296888F">
      <w:pPr>
        <w:shd w:val="clear" w:color="auto" w:fill="FFFFFF" w:themeFill="background1"/>
        <w:spacing w:after="240"/>
        <w:rPr>
          <w:rFonts w:ascii="Times New Roman" w:hAnsi="Times New Roman" w:eastAsia="Times New Roman" w:cs="Times New Roman"/>
          <w:color w:val="1D2125"/>
          <w:sz w:val="24"/>
          <w:szCs w:val="24"/>
        </w:rPr>
      </w:pPr>
      <w:r w:rsidRPr="43130FAB">
        <w:rPr>
          <w:rFonts w:ascii="Times New Roman" w:hAnsi="Times New Roman" w:eastAsia="Times New Roman" w:cs="Times New Roman"/>
          <w:color w:val="1D2125"/>
          <w:sz w:val="24"/>
          <w:szCs w:val="24"/>
        </w:rPr>
        <w:t xml:space="preserve">Source: Chicco D, Jurman G. Sepsis Survival Minimal Clinical Records [dataset]. 2020. UCI Machine Learning Repository. Available from: </w:t>
      </w:r>
      <w:hyperlink r:id="rId23">
        <w:r w:rsidRPr="43130FAB">
          <w:rPr>
            <w:rStyle w:val="Hyperlink"/>
          </w:rPr>
          <w:t>https://doi.org/10.24432/C53C8N</w:t>
        </w:r>
      </w:hyperlink>
      <w:r w:rsidRPr="43130FAB">
        <w:rPr>
          <w:rFonts w:ascii="Times New Roman" w:hAnsi="Times New Roman" w:eastAsia="Times New Roman" w:cs="Times New Roman"/>
          <w:color w:val="1D2125"/>
          <w:sz w:val="24"/>
          <w:szCs w:val="24"/>
        </w:rPr>
        <w:t xml:space="preserve">. </w:t>
      </w:r>
    </w:p>
    <w:p w:rsidR="43130FAB" w:rsidP="43130FAB" w:rsidRDefault="43130FAB" w14:paraId="58134DD7" w14:textId="43450531">
      <w:pPr>
        <w:shd w:val="clear" w:color="auto" w:fill="FFFFFF" w:themeFill="background1"/>
        <w:spacing w:after="240"/>
        <w:rPr>
          <w:rFonts w:ascii="Times New Roman" w:hAnsi="Times New Roman" w:eastAsia="Times New Roman" w:cs="Times New Roman"/>
          <w:color w:val="1D2125"/>
          <w:sz w:val="24"/>
          <w:szCs w:val="24"/>
        </w:rPr>
      </w:pPr>
    </w:p>
    <w:p w:rsidR="43130FAB" w:rsidP="43130FAB" w:rsidRDefault="43130FAB" w14:paraId="089175BC" w14:textId="5F14CA60">
      <w:pPr>
        <w:shd w:val="clear" w:color="auto" w:fill="FFFFFF" w:themeFill="background1"/>
        <w:spacing w:after="240"/>
        <w:rPr>
          <w:rFonts w:ascii="Times New Roman" w:hAnsi="Times New Roman" w:eastAsia="Times New Roman" w:cs="Times New Roman"/>
          <w:color w:val="1D2125"/>
          <w:sz w:val="24"/>
          <w:szCs w:val="24"/>
        </w:rPr>
      </w:pPr>
    </w:p>
    <w:p w:rsidR="63673BCD" w:rsidP="43130FAB" w:rsidRDefault="63673BCD" w14:paraId="5832B22F" w14:textId="2C878263">
      <w:pPr>
        <w:pStyle w:val="ListParagraph"/>
        <w:numPr>
          <w:ilvl w:val="0"/>
          <w:numId w:val="9"/>
        </w:numPr>
        <w:shd w:val="clear" w:color="auto" w:fill="FFFFFF" w:themeFill="background1"/>
        <w:spacing w:after="240"/>
        <w:rPr>
          <w:rFonts w:ascii="Times New Roman" w:hAnsi="Times New Roman" w:eastAsia="Times New Roman" w:cs="Times New Roman"/>
          <w:color w:val="1D2125"/>
          <w:sz w:val="24"/>
          <w:szCs w:val="24"/>
        </w:rPr>
      </w:pPr>
      <w:r w:rsidRPr="43130FAB">
        <w:rPr>
          <w:rFonts w:ascii="Times New Roman" w:hAnsi="Times New Roman" w:eastAsia="Times New Roman" w:cs="Times New Roman"/>
          <w:color w:val="1D2125"/>
          <w:sz w:val="24"/>
          <w:szCs w:val="24"/>
        </w:rPr>
        <w:t>Describe the different use cases for that same dataset, including the users and their questions.</w:t>
      </w:r>
    </w:p>
    <w:p w:rsidR="63673BCD" w:rsidP="43130FAB" w:rsidRDefault="63673BCD" w14:paraId="584CD879" w14:textId="00481CA8">
      <w:pPr>
        <w:shd w:val="clear" w:color="auto" w:fill="FFFFFF" w:themeFill="background1"/>
        <w:spacing w:after="240"/>
        <w:rPr>
          <w:rFonts w:ascii="Times New Roman" w:hAnsi="Times New Roman" w:eastAsia="Times New Roman" w:cs="Times New Roman"/>
          <w:color w:val="1D2125"/>
          <w:sz w:val="24"/>
          <w:szCs w:val="24"/>
        </w:rPr>
      </w:pPr>
      <w:r w:rsidRPr="3E021E3B" w:rsidR="1DD4CD1A">
        <w:rPr>
          <w:rFonts w:ascii="Times New Roman" w:hAnsi="Times New Roman" w:eastAsia="Times New Roman" w:cs="Times New Roman"/>
          <w:color w:val="1D2125"/>
          <w:sz w:val="24"/>
          <w:szCs w:val="24"/>
        </w:rPr>
        <w:t>Use Ca</w:t>
      </w:r>
      <w:r w:rsidRPr="3E021E3B" w:rsidR="5BAFC80F">
        <w:rPr>
          <w:rFonts w:ascii="Times New Roman" w:hAnsi="Times New Roman" w:eastAsia="Times New Roman" w:cs="Times New Roman"/>
          <w:color w:val="1D2125"/>
          <w:sz w:val="24"/>
          <w:szCs w:val="24"/>
        </w:rPr>
        <w:t>se</w:t>
      </w:r>
      <w:r w:rsidRPr="3E021E3B" w:rsidR="1DD4CD1A">
        <w:rPr>
          <w:rFonts w:ascii="Times New Roman" w:hAnsi="Times New Roman" w:eastAsia="Times New Roman" w:cs="Times New Roman"/>
          <w:color w:val="1D2125"/>
          <w:sz w:val="24"/>
          <w:szCs w:val="24"/>
        </w:rPr>
        <w:t>-1: (Descriptive)</w:t>
      </w:r>
    </w:p>
    <w:p w:rsidR="63673BCD" w:rsidP="43130FAB" w:rsidRDefault="63673BCD" w14:paraId="120147C7" w14:textId="7C65AE7C">
      <w:pPr>
        <w:shd w:val="clear" w:color="auto" w:fill="FFFFFF" w:themeFill="background1"/>
        <w:spacing w:after="240"/>
        <w:rPr>
          <w:rFonts w:ascii="Times New Roman" w:hAnsi="Times New Roman" w:eastAsia="Times New Roman" w:cs="Times New Roman"/>
          <w:color w:val="1D2125"/>
          <w:sz w:val="24"/>
          <w:szCs w:val="24"/>
        </w:rPr>
      </w:pPr>
      <w:r w:rsidRPr="43130FAB">
        <w:rPr>
          <w:rFonts w:ascii="Times New Roman" w:hAnsi="Times New Roman" w:eastAsia="Times New Roman" w:cs="Times New Roman"/>
          <w:color w:val="1D2125"/>
          <w:sz w:val="24"/>
          <w:szCs w:val="24"/>
        </w:rPr>
        <w:t>User: Hospital Epidemiologist</w:t>
      </w:r>
    </w:p>
    <w:p w:rsidR="63673BCD" w:rsidP="43130FAB" w:rsidRDefault="63673BCD" w14:paraId="1F72B37B" w14:textId="44AF986A">
      <w:pPr>
        <w:shd w:val="clear" w:color="auto" w:fill="FFFFFF" w:themeFill="background1"/>
        <w:spacing w:after="240"/>
        <w:rPr>
          <w:rFonts w:ascii="Times New Roman" w:hAnsi="Times New Roman" w:eastAsia="Times New Roman" w:cs="Times New Roman"/>
          <w:color w:val="1D2125"/>
          <w:sz w:val="24"/>
          <w:szCs w:val="24"/>
        </w:rPr>
      </w:pPr>
      <w:r w:rsidRPr="43130FAB">
        <w:rPr>
          <w:rFonts w:ascii="Times New Roman" w:hAnsi="Times New Roman" w:eastAsia="Times New Roman" w:cs="Times New Roman"/>
          <w:color w:val="1D2125"/>
          <w:sz w:val="24"/>
          <w:szCs w:val="24"/>
        </w:rPr>
        <w:t xml:space="preserve">Use Case: The hospital epidemiologist wants to explore the age and sex distribution of the all sepsis cases, how many patients undergoes multiple admission and overall outcome. He/she also want to explore outcome (alive or dead) by age category/distribution, sex and numbers of episodes of admission. </w:t>
      </w:r>
    </w:p>
    <w:p w:rsidR="63673BCD" w:rsidP="43130FAB" w:rsidRDefault="63673BCD" w14:paraId="42F09720" w14:textId="59CDC87B">
      <w:pPr>
        <w:shd w:val="clear" w:color="auto" w:fill="FFFFFF" w:themeFill="background1"/>
        <w:spacing w:after="240"/>
        <w:rPr>
          <w:rFonts w:ascii="Times New Roman" w:hAnsi="Times New Roman" w:eastAsia="Times New Roman" w:cs="Times New Roman"/>
          <w:color w:val="1D2125"/>
          <w:sz w:val="24"/>
          <w:szCs w:val="24"/>
        </w:rPr>
      </w:pPr>
      <w:r w:rsidRPr="43130FAB">
        <w:rPr>
          <w:rFonts w:ascii="Times New Roman" w:hAnsi="Times New Roman" w:eastAsia="Times New Roman" w:cs="Times New Roman"/>
          <w:color w:val="1D2125"/>
          <w:sz w:val="24"/>
          <w:szCs w:val="24"/>
        </w:rPr>
        <w:t>Use Case-2: (Descriptive)</w:t>
      </w:r>
    </w:p>
    <w:p w:rsidR="63673BCD" w:rsidP="43130FAB" w:rsidRDefault="63673BCD" w14:paraId="6D6A81BA" w14:textId="2C03427D">
      <w:pPr>
        <w:shd w:val="clear" w:color="auto" w:fill="FFFFFF" w:themeFill="background1"/>
        <w:spacing w:after="240"/>
        <w:rPr>
          <w:rFonts w:ascii="Times New Roman" w:hAnsi="Times New Roman" w:eastAsia="Times New Roman" w:cs="Times New Roman"/>
          <w:color w:val="1D2125"/>
          <w:sz w:val="24"/>
          <w:szCs w:val="24"/>
        </w:rPr>
      </w:pPr>
      <w:r w:rsidRPr="43130FAB">
        <w:rPr>
          <w:rFonts w:ascii="Times New Roman" w:hAnsi="Times New Roman" w:eastAsia="Times New Roman" w:cs="Times New Roman"/>
          <w:color w:val="1D2125"/>
          <w:sz w:val="24"/>
          <w:szCs w:val="24"/>
        </w:rPr>
        <w:t>User: Ward In Charge</w:t>
      </w:r>
    </w:p>
    <w:p w:rsidR="63673BCD" w:rsidP="43130FAB" w:rsidRDefault="63673BCD" w14:paraId="7DD33F5D" w14:textId="6F0D4FC4">
      <w:pPr>
        <w:shd w:val="clear" w:color="auto" w:fill="FFFFFF" w:themeFill="background1"/>
        <w:spacing w:after="240"/>
        <w:rPr>
          <w:rFonts w:ascii="Times New Roman" w:hAnsi="Times New Roman" w:eastAsia="Times New Roman" w:cs="Times New Roman"/>
          <w:color w:val="1D2125"/>
          <w:sz w:val="24"/>
          <w:szCs w:val="24"/>
        </w:rPr>
      </w:pPr>
      <w:r w:rsidRPr="43130FAB">
        <w:rPr>
          <w:rFonts w:ascii="Times New Roman" w:hAnsi="Times New Roman" w:eastAsia="Times New Roman" w:cs="Times New Roman"/>
          <w:color w:val="1D2125"/>
          <w:sz w:val="24"/>
          <w:szCs w:val="24"/>
        </w:rPr>
        <w:t xml:space="preserve">Use Case: There are two separate wards each for male and female. He/she wants to know about distribution of the cases grouped by gender for better planning of ward management. </w:t>
      </w:r>
    </w:p>
    <w:p w:rsidR="63673BCD" w:rsidP="43130FAB" w:rsidRDefault="63673BCD" w14:paraId="783AFE67" w14:textId="69BDBA12">
      <w:pPr>
        <w:shd w:val="clear" w:color="auto" w:fill="FFFFFF" w:themeFill="background1"/>
        <w:spacing w:after="240"/>
        <w:rPr>
          <w:rFonts w:ascii="Times New Roman" w:hAnsi="Times New Roman" w:eastAsia="Times New Roman" w:cs="Times New Roman"/>
          <w:color w:val="1D2125"/>
          <w:sz w:val="24"/>
          <w:szCs w:val="24"/>
        </w:rPr>
      </w:pPr>
      <w:r w:rsidRPr="43130FAB">
        <w:rPr>
          <w:rFonts w:ascii="Times New Roman" w:hAnsi="Times New Roman" w:eastAsia="Times New Roman" w:cs="Times New Roman"/>
          <w:color w:val="1D2125"/>
          <w:sz w:val="24"/>
          <w:szCs w:val="24"/>
        </w:rPr>
        <w:t>Use Case-3: (Diagnostic)</w:t>
      </w:r>
    </w:p>
    <w:p w:rsidR="63673BCD" w:rsidP="43130FAB" w:rsidRDefault="63673BCD" w14:paraId="0D703200" w14:textId="3569DF3A">
      <w:pPr>
        <w:shd w:val="clear" w:color="auto" w:fill="FFFFFF" w:themeFill="background1"/>
        <w:spacing w:after="240"/>
        <w:rPr>
          <w:rFonts w:ascii="Times New Roman" w:hAnsi="Times New Roman" w:eastAsia="Times New Roman" w:cs="Times New Roman"/>
          <w:color w:val="1D2125"/>
          <w:sz w:val="24"/>
          <w:szCs w:val="24"/>
        </w:rPr>
      </w:pPr>
      <w:r w:rsidRPr="43130FAB">
        <w:rPr>
          <w:rFonts w:ascii="Times New Roman" w:hAnsi="Times New Roman" w:eastAsia="Times New Roman" w:cs="Times New Roman"/>
          <w:color w:val="1D2125"/>
          <w:sz w:val="24"/>
          <w:szCs w:val="24"/>
        </w:rPr>
        <w:t xml:space="preserve">Bivariate Analysis- Association between age, sex and episodes numbers with the outcome categories. </w:t>
      </w:r>
    </w:p>
    <w:p w:rsidR="63673BCD" w:rsidP="43130FAB" w:rsidRDefault="63673BCD" w14:paraId="38EEE85C" w14:noSpellErr="1" w14:textId="4E7A793D">
      <w:pPr>
        <w:shd w:val="clear" w:color="auto" w:fill="FFFFFF" w:themeFill="background1"/>
        <w:spacing w:after="240"/>
        <w:rPr>
          <w:rFonts w:ascii="Times New Roman" w:hAnsi="Times New Roman" w:eastAsia="Times New Roman" w:cs="Times New Roman"/>
          <w:color w:val="FF0000"/>
          <w:sz w:val="24"/>
          <w:szCs w:val="24"/>
        </w:rPr>
      </w:pPr>
      <w:r w:rsidRPr="3E021E3B" w:rsidR="1DD4CD1A">
        <w:rPr>
          <w:rFonts w:ascii="Times New Roman" w:hAnsi="Times New Roman" w:eastAsia="Times New Roman" w:cs="Times New Roman"/>
          <w:color w:val="1D2125"/>
          <w:sz w:val="24"/>
          <w:szCs w:val="24"/>
        </w:rPr>
        <w:t xml:space="preserve">Test of Association: - </w:t>
      </w:r>
      <w:r w:rsidRPr="3E021E3B" w:rsidR="1DD4CD1A">
        <w:rPr>
          <w:rFonts w:ascii="Times New Roman" w:hAnsi="Times New Roman" w:eastAsia="Times New Roman" w:cs="Times New Roman"/>
          <w:color w:val="FF0000"/>
          <w:sz w:val="24"/>
          <w:szCs w:val="24"/>
        </w:rPr>
        <w:t>Which test</w:t>
      </w:r>
    </w:p>
    <w:p w:rsidR="258CA72A" w:rsidP="3E021E3B" w:rsidRDefault="258CA72A" w14:paraId="32FF57F8" w14:textId="6721839B">
      <w:pPr>
        <w:pStyle w:val="Heading3"/>
        <w:spacing w:before="360" w:beforeAutospacing="off" w:after="80" w:afterAutospacing="off" w:line="288" w:lineRule="auto"/>
        <w:rPr>
          <w:rFonts w:ascii="Times New Roman" w:hAnsi="Times New Roman" w:eastAsia="Times New Roman" w:cs="Times New Roman" w:asciiTheme="minorAscii" w:hAnsiTheme="minorAscii" w:eastAsiaTheme="minorAscii" w:cstheme="minorAscii"/>
          <w:b w:val="1"/>
          <w:bCs w:val="1"/>
          <w:noProof w:val="0"/>
          <w:sz w:val="22"/>
          <w:szCs w:val="22"/>
          <w:lang w:val="en-US"/>
        </w:rPr>
      </w:pPr>
      <w:r w:rsidRPr="3E021E3B" w:rsidR="258CA72A">
        <w:rPr>
          <w:rFonts w:ascii="Times New Roman" w:hAnsi="Times New Roman" w:eastAsia="Times New Roman" w:cs="Times New Roman" w:asciiTheme="minorAscii" w:hAnsiTheme="minorAscii" w:eastAsiaTheme="minorAscii" w:cstheme="minorAscii"/>
          <w:b w:val="1"/>
          <w:bCs w:val="1"/>
          <w:noProof w:val="0"/>
          <w:sz w:val="22"/>
          <w:szCs w:val="22"/>
          <w:lang w:val="en-US"/>
        </w:rPr>
        <w:t>Use case 4 (prescriptive): how should the hospital act on the predicted risk?</w:t>
      </w:r>
    </w:p>
    <w:p w:rsidR="258CA72A" w:rsidP="3E021E3B" w:rsidRDefault="258CA72A" w14:paraId="25576B61" w14:textId="2B0C460A">
      <w:pPr>
        <w:spacing w:before="0" w:beforeAutospacing="off" w:after="160" w:afterAutospacing="off" w:line="276" w:lineRule="auto"/>
      </w:pPr>
      <w:r w:rsidRPr="3E021E3B" w:rsidR="258CA72A">
        <w:rPr>
          <w:rFonts w:ascii="Times New Roman" w:hAnsi="Times New Roman" w:eastAsia="Times New Roman" w:cs="Times New Roman"/>
          <w:b w:val="1"/>
          <w:bCs w:val="1"/>
          <w:noProof w:val="0"/>
          <w:sz w:val="22"/>
          <w:szCs w:val="22"/>
          <w:lang w:val="en-US"/>
        </w:rPr>
        <w:t xml:space="preserve">User. </w:t>
      </w:r>
      <w:r w:rsidRPr="3E021E3B" w:rsidR="258CA72A">
        <w:rPr>
          <w:rFonts w:ascii="Times New Roman" w:hAnsi="Times New Roman" w:eastAsia="Times New Roman" w:cs="Times New Roman"/>
          <w:noProof w:val="0"/>
          <w:sz w:val="22"/>
          <w:szCs w:val="22"/>
          <w:lang w:val="en-US"/>
        </w:rPr>
        <w:t>Hospital management and the planners responsible for ward and intensive-care resources, together with the clinical group that writes the local sepsis pathway.</w:t>
      </w:r>
    </w:p>
    <w:p w:rsidR="258CA72A" w:rsidP="3E021E3B" w:rsidRDefault="258CA72A" w14:paraId="60A48F3A" w14:textId="5ACE7515">
      <w:pPr>
        <w:spacing w:before="0" w:beforeAutospacing="off" w:after="160" w:afterAutospacing="off" w:line="276" w:lineRule="auto"/>
      </w:pPr>
      <w:r w:rsidRPr="3E021E3B" w:rsidR="258CA72A">
        <w:rPr>
          <w:rFonts w:ascii="Times New Roman" w:hAnsi="Times New Roman" w:eastAsia="Times New Roman" w:cs="Times New Roman"/>
          <w:b w:val="1"/>
          <w:bCs w:val="1"/>
          <w:noProof w:val="0"/>
          <w:sz w:val="22"/>
          <w:szCs w:val="22"/>
          <w:lang w:val="en-US"/>
        </w:rPr>
        <w:t xml:space="preserve">Questions. </w:t>
      </w:r>
      <w:r w:rsidRPr="3E021E3B" w:rsidR="258CA72A">
        <w:rPr>
          <w:rFonts w:ascii="Times New Roman" w:hAnsi="Times New Roman" w:eastAsia="Times New Roman" w:cs="Times New Roman"/>
          <w:noProof w:val="0"/>
          <w:sz w:val="22"/>
          <w:szCs w:val="22"/>
          <w:lang w:val="en-US"/>
        </w:rPr>
        <w:t>At which predicted risk should a patient be flagged for enhanced monitoring or early senior review? How many patients would be flagged at each threshold, and how many deaths would fall inside the flagged group? If enhanced monitoring can only be offered to a fixed share of admissions, which patients should receive it? Is a policy based on the model better than the simple alternatives of monitoring everyone or monitoring no one?</w:t>
      </w:r>
    </w:p>
    <w:p w:rsidR="258CA72A" w:rsidP="3E021E3B" w:rsidRDefault="258CA72A" w14:paraId="6021DD79" w14:textId="5EC8D2E9">
      <w:pPr>
        <w:spacing w:before="0" w:beforeAutospacing="off" w:after="160" w:afterAutospacing="off" w:line="276" w:lineRule="auto"/>
      </w:pPr>
      <w:r w:rsidRPr="3E021E3B" w:rsidR="258CA72A">
        <w:rPr>
          <w:rFonts w:ascii="Times New Roman" w:hAnsi="Times New Roman" w:eastAsia="Times New Roman" w:cs="Times New Roman"/>
          <w:b w:val="1"/>
          <w:bCs w:val="1"/>
          <w:noProof w:val="0"/>
          <w:sz w:val="22"/>
          <w:szCs w:val="22"/>
          <w:lang w:val="en-US"/>
        </w:rPr>
        <w:t xml:space="preserve">Methods. </w:t>
      </w:r>
      <w:r w:rsidRPr="3E021E3B" w:rsidR="258CA72A">
        <w:rPr>
          <w:rFonts w:ascii="Times New Roman" w:hAnsi="Times New Roman" w:eastAsia="Times New Roman" w:cs="Times New Roman"/>
          <w:noProof w:val="0"/>
          <w:sz w:val="22"/>
          <w:szCs w:val="22"/>
          <w:lang w:val="en-US"/>
        </w:rPr>
        <w:t>Decision curve analysis</w:t>
      </w:r>
      <w:r w:rsidRPr="3E021E3B" w:rsidR="258CA72A">
        <w:rPr>
          <w:rFonts w:ascii="Times New Roman" w:hAnsi="Times New Roman" w:eastAsia="Times New Roman" w:cs="Times New Roman"/>
          <w:noProof w:val="0"/>
          <w:sz w:val="22"/>
          <w:szCs w:val="22"/>
          <w:vertAlign w:val="superscript"/>
          <w:lang w:val="en-US"/>
        </w:rPr>
        <w:t>6</w:t>
      </w:r>
      <w:r w:rsidRPr="3E021E3B" w:rsidR="258CA72A">
        <w:rPr>
          <w:rFonts w:ascii="Times New Roman" w:hAnsi="Times New Roman" w:eastAsia="Times New Roman" w:cs="Times New Roman"/>
          <w:noProof w:val="0"/>
          <w:sz w:val="22"/>
          <w:szCs w:val="22"/>
          <w:lang w:val="en-US"/>
        </w:rPr>
        <w:t xml:space="preserve"> compares the net benefit of the model-based policy with the treat-all and treat-none policies across a range of thresholds. Threshold trade-off tables report, for each threshold, the proportion flagged, sensitivity, specificity and positive predictive value. A simple scenario simulation applies a capacity constraint (for example, enhanced monitoring for 20% of admissions) and shows which age groups would be selected. The dataset contains no interventions and no outcomes under alternative actions, so the prescriptive analysis is decision-analytic: it depends on assumptions about the cost of a false alarm and the benefit of an early review, and those assumptions will be stated explicitly and varied in a sensitivity analysis.</w:t>
      </w:r>
    </w:p>
    <w:p w:rsidR="258CA72A" w:rsidP="3E021E3B" w:rsidRDefault="258CA72A" w14:paraId="2064C196" w14:textId="0137867E">
      <w:pPr>
        <w:pStyle w:val="Normal"/>
        <w:shd w:val="clear" w:color="auto" w:fill="FFFFFF" w:themeFill="background1"/>
        <w:spacing w:after="240"/>
        <w:rPr>
          <w:rFonts w:ascii="Times New Roman" w:hAnsi="Times New Roman" w:eastAsia="Times New Roman" w:cs="Times New Roman"/>
          <w:noProof w:val="0"/>
          <w:sz w:val="24"/>
          <w:szCs w:val="24"/>
          <w:lang w:val="en-US"/>
        </w:rPr>
      </w:pPr>
      <w:r w:rsidRPr="3E021E3B" w:rsidR="258CA72A">
        <w:rPr>
          <w:rFonts w:ascii="Times New Roman" w:hAnsi="Times New Roman" w:eastAsia="Times New Roman" w:cs="Times New Roman"/>
          <w:b w:val="1"/>
          <w:bCs w:val="1"/>
          <w:noProof w:val="0"/>
          <w:sz w:val="22"/>
          <w:szCs w:val="22"/>
          <w:lang w:val="en-US"/>
        </w:rPr>
        <w:t xml:space="preserve">Expected outcome. </w:t>
      </w:r>
      <w:r w:rsidRPr="3E021E3B" w:rsidR="258CA72A">
        <w:rPr>
          <w:rFonts w:ascii="Times New Roman" w:hAnsi="Times New Roman" w:eastAsia="Times New Roman" w:cs="Times New Roman"/>
          <w:noProof w:val="0"/>
          <w:sz w:val="22"/>
          <w:szCs w:val="22"/>
          <w:lang w:val="en-US"/>
        </w:rPr>
        <w:t>A short set of recommendations with the threshold range in which the model adds net benefit, the number of patients per 1,000 admissions that each threshold would flag, and a clear statement that any policy derived from age and sex alone must be reviewed for fairness before it is used</w:t>
      </w:r>
    </w:p>
    <w:p w:rsidR="3E021E3B" w:rsidP="3E021E3B" w:rsidRDefault="3E021E3B" w14:paraId="7F7537DA" w14:textId="16BA23B3">
      <w:pPr>
        <w:shd w:val="clear" w:color="auto" w:fill="FFFFFF" w:themeFill="background1"/>
        <w:spacing w:after="240"/>
        <w:rPr>
          <w:rFonts w:ascii="Times New Roman" w:hAnsi="Times New Roman" w:eastAsia="Times New Roman" w:cs="Times New Roman"/>
          <w:color w:val="1D2125"/>
          <w:sz w:val="24"/>
          <w:szCs w:val="24"/>
        </w:rPr>
      </w:pPr>
    </w:p>
    <w:p w:rsidR="63673BCD" w:rsidP="43130FAB" w:rsidRDefault="63673BCD" w14:paraId="0CDEFA3D" w14:textId="00E5E769">
      <w:pPr>
        <w:shd w:val="clear" w:color="auto" w:fill="FFFFFF" w:themeFill="background1"/>
        <w:spacing w:after="240"/>
        <w:rPr>
          <w:rFonts w:ascii="Times New Roman" w:hAnsi="Times New Roman" w:eastAsia="Times New Roman" w:cs="Times New Roman"/>
          <w:color w:val="1D2125"/>
          <w:sz w:val="24"/>
          <w:szCs w:val="24"/>
        </w:rPr>
      </w:pPr>
      <w:r w:rsidRPr="43130FAB">
        <w:rPr>
          <w:rFonts w:ascii="Times New Roman" w:hAnsi="Times New Roman" w:eastAsia="Times New Roman" w:cs="Times New Roman"/>
          <w:color w:val="1D2125"/>
          <w:sz w:val="24"/>
          <w:szCs w:val="24"/>
        </w:rPr>
        <w:t>Use Case-5: (Prescriptive)</w:t>
      </w:r>
    </w:p>
    <w:p w:rsidR="63673BCD" w:rsidP="43130FAB" w:rsidRDefault="63673BCD" w14:paraId="40073C69" w14:textId="6CA27C78">
      <w:pPr>
        <w:shd w:val="clear" w:color="auto" w:fill="FFFFFF" w:themeFill="background1"/>
        <w:spacing w:after="240"/>
        <w:rPr>
          <w:rFonts w:ascii="Times New Roman" w:hAnsi="Times New Roman" w:eastAsia="Times New Roman" w:cs="Times New Roman"/>
          <w:color w:val="1D2125"/>
          <w:sz w:val="24"/>
          <w:szCs w:val="24"/>
        </w:rPr>
      </w:pPr>
      <w:r w:rsidRPr="43130FAB">
        <w:rPr>
          <w:rFonts w:ascii="Times New Roman" w:hAnsi="Times New Roman" w:eastAsia="Times New Roman" w:cs="Times New Roman"/>
          <w:color w:val="1D2125"/>
          <w:sz w:val="24"/>
          <w:szCs w:val="24"/>
        </w:rPr>
        <w:t xml:space="preserve">The hospital administration wants to know who should be prioritized for admission because of seat constraints. So, from the list of patients referred to, the administration wants to prioritize and rank the list of patients referred to the center. </w:t>
      </w:r>
    </w:p>
    <w:p w:rsidR="63673BCD" w:rsidP="43130FAB" w:rsidRDefault="63673BCD" w14:paraId="6E768E17" w14:textId="43E4A60B">
      <w:pPr>
        <w:pStyle w:val="ListParagraph"/>
        <w:numPr>
          <w:ilvl w:val="0"/>
          <w:numId w:val="2"/>
        </w:numPr>
        <w:shd w:val="clear" w:color="auto" w:fill="FFFFFF" w:themeFill="background1"/>
        <w:spacing w:after="240"/>
        <w:rPr>
          <w:rFonts w:ascii="Times New Roman" w:hAnsi="Times New Roman" w:eastAsia="Times New Roman" w:cs="Times New Roman"/>
          <w:color w:val="FF0000"/>
          <w:sz w:val="24"/>
          <w:szCs w:val="24"/>
        </w:rPr>
      </w:pPr>
      <w:r w:rsidRPr="43130FAB">
        <w:rPr>
          <w:rFonts w:ascii="Times New Roman" w:hAnsi="Times New Roman" w:eastAsia="Times New Roman" w:cs="Times New Roman"/>
          <w:color w:val="FF0000"/>
          <w:sz w:val="24"/>
          <w:szCs w:val="24"/>
        </w:rPr>
        <w:t xml:space="preserve">Which Model? </w:t>
      </w:r>
    </w:p>
    <w:p w:rsidR="43130FAB" w:rsidP="43130FAB" w:rsidRDefault="43130FAB" w14:paraId="66C1B226" w14:textId="0B67D047">
      <w:pPr>
        <w:shd w:val="clear" w:color="auto" w:fill="FFFFFF" w:themeFill="background1"/>
        <w:spacing w:after="240"/>
        <w:rPr>
          <w:rFonts w:ascii="Times New Roman" w:hAnsi="Times New Roman" w:eastAsia="Times New Roman" w:cs="Times New Roman"/>
          <w:color w:val="1D2125"/>
          <w:sz w:val="24"/>
          <w:szCs w:val="24"/>
        </w:rPr>
      </w:pPr>
    </w:p>
    <w:p w:rsidR="43130FAB" w:rsidP="43130FAB" w:rsidRDefault="43130FAB" w14:paraId="54DE85D7" w14:textId="0DEE0D78">
      <w:pPr>
        <w:shd w:val="clear" w:color="auto" w:fill="FFFFFF" w:themeFill="background1"/>
        <w:spacing w:after="240"/>
        <w:rPr>
          <w:rFonts w:ascii="Times New Roman" w:hAnsi="Times New Roman" w:eastAsia="Times New Roman" w:cs="Times New Roman"/>
          <w:color w:val="1D2125"/>
          <w:sz w:val="24"/>
          <w:szCs w:val="24"/>
        </w:rPr>
      </w:pPr>
    </w:p>
    <w:p w:rsidR="63673BCD" w:rsidP="43130FAB" w:rsidRDefault="63673BCD" w14:paraId="439D5179" w14:textId="6EF0290A">
      <w:pPr>
        <w:pStyle w:val="ListParagraph"/>
        <w:numPr>
          <w:ilvl w:val="0"/>
          <w:numId w:val="9"/>
        </w:numPr>
        <w:shd w:val="clear" w:color="auto" w:fill="FFFFFF" w:themeFill="background1"/>
        <w:spacing w:after="240"/>
        <w:rPr>
          <w:rFonts w:ascii="Times New Roman" w:hAnsi="Times New Roman" w:eastAsia="Times New Roman" w:cs="Times New Roman"/>
          <w:color w:val="1D2125"/>
          <w:sz w:val="24"/>
          <w:szCs w:val="24"/>
        </w:rPr>
      </w:pPr>
      <w:r w:rsidRPr="43130FAB">
        <w:rPr>
          <w:rFonts w:ascii="Times New Roman" w:hAnsi="Times New Roman" w:eastAsia="Times New Roman" w:cs="Times New Roman"/>
          <w:color w:val="1D2125"/>
          <w:sz w:val="24"/>
          <w:szCs w:val="24"/>
        </w:rPr>
        <w:t>Explain which decision-making family each use case belongs to.</w:t>
      </w:r>
    </w:p>
    <w:p w:rsidR="43130FAB" w:rsidP="43130FAB" w:rsidRDefault="43130FAB" w14:paraId="011B7C66" w14:textId="6030BACA">
      <w:pPr>
        <w:shd w:val="clear" w:color="auto" w:fill="FFFFFF" w:themeFill="background1"/>
        <w:spacing w:after="240"/>
        <w:rPr>
          <w:rFonts w:ascii="Times New Roman" w:hAnsi="Times New Roman" w:eastAsia="Times New Roman" w:cs="Times New Roman"/>
          <w:color w:val="1D2125"/>
          <w:sz w:val="24"/>
          <w:szCs w:val="24"/>
        </w:rPr>
      </w:pPr>
    </w:p>
    <w:p w:rsidR="43130FAB" w:rsidP="43130FAB" w:rsidRDefault="43130FAB" w14:paraId="26AB3153" w14:textId="7DF8A5F6">
      <w:pPr>
        <w:shd w:val="clear" w:color="auto" w:fill="FFFFFF" w:themeFill="background1"/>
        <w:spacing w:after="240"/>
        <w:rPr>
          <w:rFonts w:ascii="Times New Roman" w:hAnsi="Times New Roman" w:eastAsia="Times New Roman" w:cs="Times New Roman"/>
          <w:color w:val="1D2125"/>
          <w:sz w:val="24"/>
          <w:szCs w:val="24"/>
        </w:rPr>
      </w:pPr>
    </w:p>
    <w:p w:rsidR="63673BCD" w:rsidP="43130FAB" w:rsidRDefault="63673BCD" w14:paraId="72C9AED7" w14:textId="290E5DDE">
      <w:pPr>
        <w:pStyle w:val="ListParagraph"/>
        <w:numPr>
          <w:ilvl w:val="0"/>
          <w:numId w:val="9"/>
        </w:numPr>
        <w:shd w:val="clear" w:color="auto" w:fill="FFFFFF" w:themeFill="background1"/>
        <w:spacing w:after="240"/>
        <w:rPr>
          <w:rFonts w:ascii="Segoe UI" w:hAnsi="Segoe UI" w:eastAsia="Segoe UI" w:cs="Segoe UI"/>
          <w:color w:val="1D2125"/>
        </w:rPr>
      </w:pPr>
      <w:r w:rsidRPr="43130FAB">
        <w:rPr>
          <w:rFonts w:ascii="Segoe UI" w:hAnsi="Segoe UI" w:eastAsia="Segoe UI" w:cs="Segoe UI"/>
          <w:color w:val="1D2125"/>
        </w:rPr>
        <w:t>Discuss potential methods, models or approaches and why they may be suitable.</w:t>
      </w:r>
    </w:p>
    <w:p w:rsidR="43130FAB" w:rsidP="43130FAB" w:rsidRDefault="43130FAB" w14:paraId="12341844" w14:textId="239D5411">
      <w:pPr>
        <w:shd w:val="clear" w:color="auto" w:fill="FFFFFF" w:themeFill="background1"/>
        <w:spacing w:after="240"/>
        <w:rPr>
          <w:rFonts w:ascii="Segoe UI" w:hAnsi="Segoe UI" w:eastAsia="Segoe UI" w:cs="Segoe UI"/>
          <w:color w:val="1D2125"/>
        </w:rPr>
      </w:pPr>
    </w:p>
    <w:p w:rsidR="43130FAB" w:rsidP="43130FAB" w:rsidRDefault="43130FAB" w14:paraId="787BC179" w14:textId="13875C50">
      <w:pPr>
        <w:shd w:val="clear" w:color="auto" w:fill="FFFFFF" w:themeFill="background1"/>
        <w:spacing w:after="240"/>
        <w:rPr>
          <w:rFonts w:ascii="Segoe UI" w:hAnsi="Segoe UI" w:eastAsia="Segoe UI" w:cs="Segoe UI"/>
          <w:color w:val="1D2125"/>
        </w:rPr>
      </w:pPr>
    </w:p>
    <w:p w:rsidR="63673BCD" w:rsidP="43130FAB" w:rsidRDefault="63673BCD" w14:paraId="2CDBD9DC" w14:textId="560AB27B">
      <w:pPr>
        <w:shd w:val="clear" w:color="auto" w:fill="FFFFFF" w:themeFill="background1"/>
        <w:spacing w:after="240"/>
        <w:rPr>
          <w:rFonts w:ascii="Segoe UI" w:hAnsi="Segoe UI" w:eastAsia="Segoe UI" w:cs="Segoe UI"/>
          <w:color w:val="1D2125"/>
        </w:rPr>
      </w:pPr>
      <w:r w:rsidRPr="43130FAB">
        <w:rPr>
          <w:rFonts w:ascii="Segoe UI" w:hAnsi="Segoe UI" w:eastAsia="Segoe UI" w:cs="Segoe UI"/>
          <w:color w:val="1D2125"/>
        </w:rPr>
        <w:t xml:space="preserve">This first milestone focuses on your proposed work. It is an </w:t>
      </w:r>
      <w:r w:rsidRPr="43130FAB">
        <w:rPr>
          <w:rFonts w:ascii="Segoe UI" w:hAnsi="Segoe UI" w:eastAsia="Segoe UI" w:cs="Segoe UI"/>
          <w:b/>
          <w:bCs/>
          <w:color w:val="1D2125"/>
        </w:rPr>
        <w:t>informal discussion</w:t>
      </w:r>
      <w:r w:rsidRPr="43130FAB">
        <w:rPr>
          <w:rFonts w:ascii="Segoe UI" w:hAnsi="Segoe UI" w:eastAsia="Segoe UI" w:cs="Segoe UI"/>
          <w:color w:val="1D2125"/>
        </w:rPr>
        <w:t xml:space="preserve"> intended to gather constructive feedback from your classmates and help you refine your project.</w:t>
      </w:r>
    </w:p>
    <w:p w:rsidR="43130FAB" w:rsidP="43130FAB" w:rsidRDefault="43130FAB" w14:paraId="33CB0769" w14:textId="37C0DD4D">
      <w:pPr>
        <w:pStyle w:val="ListParagraph"/>
      </w:pPr>
    </w:p>
    <w:sectPr w:rsidR="43130FAB" w:rsidSect="00E41842">
      <w:headerReference w:type="default" r:id="rId24"/>
      <w:footerReference w:type="default" r:id="rId25"/>
      <w:headerReference w:type="first" r:id="rId26"/>
      <w:footerReference w:type="first" r:id="rId27"/>
      <w:type w:val="continuous"/>
      <w:pgSz w:w="11906" w:h="16838" w:orient="portrait"/>
      <w:pgMar w:top="1710" w:right="1983" w:bottom="1418" w:left="1701" w:header="709"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03A47" w:rsidP="00ED6C6F" w:rsidRDefault="00D03A47" w14:paraId="3C186D98" w14:textId="77777777">
      <w:pPr>
        <w:spacing w:after="0"/>
      </w:pPr>
      <w:r>
        <w:separator/>
      </w:r>
    </w:p>
    <w:p w:rsidR="00D03A47" w:rsidRDefault="00D03A47" w14:paraId="10313F4E" w14:textId="77777777"/>
    <w:p w:rsidR="00D03A47" w:rsidP="00E41842" w:rsidRDefault="00D03A47" w14:paraId="4C565A11" w14:textId="77777777"/>
  </w:endnote>
  <w:endnote w:type="continuationSeparator" w:id="0">
    <w:p w:rsidR="00D03A47" w:rsidP="00ED6C6F" w:rsidRDefault="00D03A47" w14:paraId="11BA0417" w14:textId="77777777">
      <w:pPr>
        <w:spacing w:after="0"/>
      </w:pPr>
      <w:r>
        <w:continuationSeparator/>
      </w:r>
    </w:p>
    <w:p w:rsidR="00D03A47" w:rsidRDefault="00D03A47" w14:paraId="283BA1C6" w14:textId="77777777"/>
    <w:p w:rsidR="00D03A47" w:rsidP="00E41842" w:rsidRDefault="00D03A47" w14:paraId="12BA0458"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00000001" w:usb1="080E0000" w:usb2="00000010" w:usb3="00000000" w:csb0="00040000" w:csb1="00000000"/>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527" w:type="dxa"/>
      <w:tblInd w:w="-102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10527"/>
    </w:tblGrid>
    <w:tr w:rsidRPr="00BB32A9" w:rsidR="00BB32A9" w:rsidTr="00BB32A9" w14:paraId="43AD960D" w14:textId="77777777">
      <w:trPr>
        <w:trHeight w:val="145"/>
      </w:trPr>
      <w:tc>
        <w:tcPr>
          <w:tcW w:w="10527" w:type="dxa"/>
          <w:tcBorders>
            <w:bottom w:val="single" w:color="002F5F" w:themeColor="text2" w:sz="4" w:space="0"/>
          </w:tcBorders>
          <w:tcMar>
            <w:bottom w:w="57" w:type="dxa"/>
          </w:tcMar>
        </w:tcPr>
        <w:p w:rsidRPr="00BB32A9" w:rsidR="00BB32A9" w:rsidP="00BB32A9" w:rsidRDefault="00BB32A9" w14:paraId="34EEAE9D" w14:textId="77777777">
          <w:pPr>
            <w:pStyle w:val="Footer"/>
            <w:rPr>
              <w:sz w:val="32"/>
              <w:szCs w:val="32"/>
            </w:rPr>
          </w:pPr>
        </w:p>
      </w:tc>
    </w:tr>
  </w:tbl>
  <w:p w:rsidRPr="00DF19B1" w:rsidR="00ED6C6F" w:rsidP="00487920" w:rsidRDefault="00ED6C6F" w14:paraId="7562427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1BE6" w:rsidP="00AA1BE6" w:rsidRDefault="00AA1BE6" w14:paraId="4FB84268" w14:textId="77777777"/>
  <w:tbl>
    <w:tblPr>
      <w:tblStyle w:val="TableGrid"/>
      <w:tblW w:w="1052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3990"/>
      <w:gridCol w:w="3665"/>
      <w:gridCol w:w="2872"/>
    </w:tblGrid>
    <w:tr w:rsidRPr="00487920" w:rsidR="00AA1BE6" w:rsidTr="00D14B47" w14:paraId="0F103FA1" w14:textId="77777777">
      <w:trPr>
        <w:trHeight w:val="145"/>
      </w:trPr>
      <w:tc>
        <w:tcPr>
          <w:tcW w:w="10527" w:type="dxa"/>
          <w:gridSpan w:val="3"/>
          <w:tcBorders>
            <w:bottom w:val="single" w:color="002F5F" w:themeColor="text2" w:sz="4" w:space="0"/>
          </w:tcBorders>
          <w:tcMar>
            <w:bottom w:w="57" w:type="dxa"/>
          </w:tcMar>
        </w:tcPr>
        <w:p w:rsidRPr="00031AAF" w:rsidR="00AA1BE6" w:rsidP="00AA1BE6" w:rsidRDefault="00AA1BE6" w14:paraId="6AD8826B" w14:textId="77777777"/>
      </w:tc>
    </w:tr>
    <w:tr w:rsidRPr="00402246" w:rsidR="00AA1BE6" w:rsidTr="00D14B47" w14:paraId="461DEC16" w14:textId="77777777">
      <w:tc>
        <w:tcPr>
          <w:tcW w:w="3990" w:type="dxa"/>
          <w:tcBorders>
            <w:top w:val="single" w:color="002F5F" w:themeColor="text2" w:sz="4" w:space="0"/>
          </w:tcBorders>
          <w:tcMar>
            <w:top w:w="85" w:type="dxa"/>
            <w:bottom w:w="28" w:type="dxa"/>
          </w:tcMar>
        </w:tcPr>
        <w:sdt>
          <w:sdtPr>
            <w:rPr>
              <w:szCs w:val="20"/>
            </w:rPr>
            <w:id w:val="-1831199732"/>
            <w:placeholder>
              <w:docPart w:val="883042D9CEE697489AE162A7EC1A7368"/>
            </w:placeholder>
          </w:sdtPr>
          <w:sdtContent>
            <w:p w:rsidRPr="006A5588" w:rsidR="00AA1BE6" w:rsidP="00AA1BE6" w:rsidRDefault="00641AFF" w14:paraId="7D65C798" w14:textId="7280A192">
              <w:pPr>
                <w:pStyle w:val="Footer"/>
                <w:rPr>
                  <w:szCs w:val="20"/>
                  <w:lang w:val="sv-SE"/>
                </w:rPr>
              </w:pPr>
              <w:r w:rsidRPr="006A5588">
                <w:rPr>
                  <w:szCs w:val="20"/>
                  <w:lang w:val="sv-SE"/>
                </w:rPr>
                <w:t>DSV</w:t>
              </w:r>
            </w:p>
          </w:sdtContent>
        </w:sdt>
        <w:p w:rsidRPr="006A5588" w:rsidR="00AA1BE6" w:rsidP="00AA1BE6" w:rsidRDefault="00AA1BE6" w14:paraId="44A716B1" w14:textId="77777777">
          <w:pPr>
            <w:pStyle w:val="Footer"/>
            <w:tabs>
              <w:tab w:val="clear" w:pos="4536"/>
              <w:tab w:val="clear" w:pos="9072"/>
              <w:tab w:val="left" w:pos="2729"/>
            </w:tabs>
            <w:rPr>
              <w:lang w:val="sv-SE"/>
            </w:rPr>
          </w:pPr>
          <w:r w:rsidRPr="006A5588">
            <w:rPr>
              <w:lang w:val="sv-SE"/>
            </w:rPr>
            <w:t>Stockholms universitet</w:t>
          </w:r>
        </w:p>
        <w:sdt>
          <w:sdtPr>
            <w:id w:val="-2003582031"/>
            <w:placeholder>
              <w:docPart w:val="460DF7831EBF7347A35CD9490493F493"/>
            </w:placeholder>
          </w:sdtPr>
          <w:sdtContent>
            <w:sdt>
              <w:sdtPr>
                <w:id w:val="-813487352"/>
              </w:sdtPr>
              <w:sdtContent>
                <w:sdt>
                  <w:sdtPr>
                    <w:id w:val="-898521001"/>
                  </w:sdtPr>
                  <w:sdtContent>
                    <w:p w:rsidRPr="006A5588" w:rsidR="00AA1BE6" w:rsidP="00203E07" w:rsidRDefault="00203E07" w14:paraId="591E6389" w14:textId="6644DE92">
                      <w:pPr>
                        <w:pStyle w:val="Footer"/>
                        <w:rPr>
                          <w:lang w:val="sv-SE"/>
                        </w:rPr>
                      </w:pPr>
                      <w:r w:rsidRPr="006A5588">
                        <w:rPr>
                          <w:lang w:val="sv-SE"/>
                        </w:rPr>
                        <w:t>Borgarfjordsgatan 12, 164 55 Kista</w:t>
                      </w:r>
                    </w:p>
                  </w:sdtContent>
                </w:sdt>
              </w:sdtContent>
            </w:sdt>
          </w:sdtContent>
        </w:sdt>
      </w:tc>
      <w:tc>
        <w:tcPr>
          <w:tcW w:w="3665" w:type="dxa"/>
          <w:tcBorders>
            <w:top w:val="single" w:color="002F5F" w:themeColor="text2" w:sz="4" w:space="0"/>
          </w:tcBorders>
          <w:tcMar>
            <w:top w:w="85" w:type="dxa"/>
            <w:bottom w:w="28" w:type="dxa"/>
          </w:tcMar>
        </w:tcPr>
        <w:p w:rsidR="00AA1BE6" w:rsidP="00AA1BE6" w:rsidRDefault="00AA1BE6" w14:paraId="7DDD536F" w14:textId="77777777">
          <w:pPr>
            <w:pStyle w:val="Footer"/>
          </w:pPr>
          <w:r w:rsidRPr="00487920">
            <w:t>Besöksadress:</w:t>
          </w:r>
        </w:p>
        <w:sdt>
          <w:sdtPr>
            <w:id w:val="592978833"/>
          </w:sdtPr>
          <w:sdtContent>
            <w:p w:rsidRPr="00487920" w:rsidR="00AA1BE6" w:rsidP="00AA1BE6" w:rsidRDefault="00203E07" w14:paraId="2ED6D345" w14:textId="081BFD47">
              <w:pPr>
                <w:pStyle w:val="Footer"/>
              </w:pPr>
              <w:r w:rsidRPr="00203E07">
                <w:t>Borgarfjordsgatan 12, 164 55 Kista</w:t>
              </w:r>
            </w:p>
          </w:sdtContent>
        </w:sdt>
      </w:tc>
      <w:tc>
        <w:tcPr>
          <w:tcW w:w="2872" w:type="dxa"/>
          <w:tcBorders>
            <w:top w:val="single" w:color="002F5F" w:themeColor="text2" w:sz="4" w:space="0"/>
          </w:tcBorders>
          <w:tcMar>
            <w:top w:w="85" w:type="dxa"/>
            <w:bottom w:w="28" w:type="dxa"/>
          </w:tcMar>
        </w:tcPr>
        <w:p w:rsidRPr="00192B5F" w:rsidR="00AA1BE6" w:rsidP="00AA1BE6" w:rsidRDefault="00AA1BE6" w14:paraId="0273C0FB" w14:textId="74B3F00E">
          <w:pPr>
            <w:pStyle w:val="Footer"/>
            <w:jc w:val="right"/>
            <w:rPr>
              <w:lang w:val="de-DE"/>
            </w:rPr>
          </w:pPr>
          <w:r w:rsidRPr="00192B5F">
            <w:rPr>
              <w:lang w:val="de-DE"/>
            </w:rPr>
            <w:t xml:space="preserve">Telefon: </w:t>
          </w:r>
          <w:sdt>
            <w:sdtPr>
              <w:id w:val="-1899882001"/>
            </w:sdtPr>
            <w:sdtContent>
              <w:r w:rsidRPr="00402246" w:rsidR="00D96C2F">
                <w:rPr>
                  <w:lang w:val="de-DE"/>
                </w:rPr>
                <w:t>+</w:t>
              </w:r>
              <w:r w:rsidRPr="00402246" w:rsidR="00402246">
                <w:rPr>
                  <w:lang w:val="de-DE"/>
                </w:rPr>
                <w:t>46 73 309 06 75</w:t>
              </w:r>
            </w:sdtContent>
          </w:sdt>
        </w:p>
        <w:p w:rsidRPr="00192B5F" w:rsidR="00AA1BE6" w:rsidP="00AA1BE6" w:rsidRDefault="00AA1BE6" w14:paraId="2DBF1887" w14:textId="46573B48">
          <w:pPr>
            <w:pStyle w:val="Footer"/>
            <w:jc w:val="right"/>
            <w:rPr>
              <w:lang w:val="de-DE"/>
            </w:rPr>
          </w:pPr>
          <w:r w:rsidRPr="00192B5F">
            <w:rPr>
              <w:lang w:val="de-DE"/>
            </w:rPr>
            <w:t xml:space="preserve">E-post: </w:t>
          </w:r>
          <w:sdt>
            <w:sdtPr>
              <w:id w:val="85202276"/>
            </w:sdtPr>
            <w:sdtContent>
              <w:r w:rsidRPr="00402246" w:rsidR="00402246">
                <w:rPr>
                  <w:lang w:val="de-DE"/>
                </w:rPr>
                <w:t>christian.schinkel</w:t>
              </w:r>
              <w:r w:rsidR="008373A5">
                <w:rPr>
                  <w:lang w:val="de-DE"/>
                </w:rPr>
                <w:t>@stud.ki.se</w:t>
              </w:r>
            </w:sdtContent>
          </w:sdt>
          <w:r w:rsidRPr="00192B5F">
            <w:rPr>
              <w:lang w:val="de-DE"/>
            </w:rPr>
            <w:t xml:space="preserve"> </w:t>
          </w:r>
        </w:p>
        <w:p w:rsidRPr="00402246" w:rsidR="00AA1BE6" w:rsidP="00AA1BE6" w:rsidRDefault="00AA1BE6" w14:paraId="171CC77E" w14:textId="77777777">
          <w:pPr>
            <w:pStyle w:val="Footer"/>
            <w:jc w:val="right"/>
            <w:rPr>
              <w:lang w:val="de-DE"/>
            </w:rPr>
          </w:pPr>
          <w:r w:rsidRPr="00402246">
            <w:rPr>
              <w:lang w:val="de-DE"/>
            </w:rPr>
            <w:t>www.su.se</w:t>
          </w:r>
        </w:p>
      </w:tc>
    </w:tr>
  </w:tbl>
  <w:p w:rsidRPr="00402246" w:rsidR="002C415B" w:rsidP="00AA1BE6" w:rsidRDefault="002C415B" w14:paraId="04F6F47E" w14:textId="77777777">
    <w:pPr>
      <w:pStyle w:val="Footer"/>
      <w:rPr>
        <w:lang w:val="de-D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40"/>
      <w:gridCol w:w="2740"/>
      <w:gridCol w:w="2740"/>
    </w:tblGrid>
    <w:tr w:rsidR="7ADD3BBA" w:rsidTr="7ADD3BBA" w14:paraId="4DB02D5F" w14:textId="77777777">
      <w:trPr>
        <w:trHeight w:val="300"/>
      </w:trPr>
      <w:tc>
        <w:tcPr>
          <w:tcW w:w="2740" w:type="dxa"/>
        </w:tcPr>
        <w:p w:rsidR="7ADD3BBA" w:rsidP="7ADD3BBA" w:rsidRDefault="7ADD3BBA" w14:paraId="701EA8B7" w14:textId="52A78E3C">
          <w:pPr>
            <w:pStyle w:val="Header"/>
            <w:ind w:left="-115"/>
          </w:pPr>
        </w:p>
      </w:tc>
      <w:tc>
        <w:tcPr>
          <w:tcW w:w="2740" w:type="dxa"/>
        </w:tcPr>
        <w:p w:rsidR="7ADD3BBA" w:rsidP="7ADD3BBA" w:rsidRDefault="7ADD3BBA" w14:paraId="119A2FBE" w14:textId="69AC398B">
          <w:pPr>
            <w:pStyle w:val="Header"/>
            <w:jc w:val="center"/>
          </w:pPr>
        </w:p>
      </w:tc>
      <w:tc>
        <w:tcPr>
          <w:tcW w:w="2740" w:type="dxa"/>
        </w:tcPr>
        <w:p w:rsidR="7ADD3BBA" w:rsidP="7ADD3BBA" w:rsidRDefault="7ADD3BBA" w14:paraId="38636654" w14:textId="0AE9F889">
          <w:pPr>
            <w:pStyle w:val="Header"/>
            <w:ind w:right="-115"/>
            <w:jc w:val="right"/>
          </w:pPr>
        </w:p>
      </w:tc>
    </w:tr>
  </w:tbl>
  <w:p w:rsidR="7ADD3BBA" w:rsidP="7ADD3BBA" w:rsidRDefault="7ADD3BBA" w14:paraId="2216394D" w14:textId="457E8FA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40"/>
      <w:gridCol w:w="2740"/>
      <w:gridCol w:w="2740"/>
    </w:tblGrid>
    <w:tr w:rsidR="7ADD3BBA" w:rsidTr="7ADD3BBA" w14:paraId="54774E96" w14:textId="77777777">
      <w:trPr>
        <w:trHeight w:val="300"/>
      </w:trPr>
      <w:tc>
        <w:tcPr>
          <w:tcW w:w="2740" w:type="dxa"/>
        </w:tcPr>
        <w:p w:rsidR="7ADD3BBA" w:rsidP="7ADD3BBA" w:rsidRDefault="7ADD3BBA" w14:paraId="1A2BE4BE" w14:textId="0EDF57F9">
          <w:pPr>
            <w:pStyle w:val="Header"/>
            <w:ind w:left="-115"/>
          </w:pPr>
        </w:p>
      </w:tc>
      <w:tc>
        <w:tcPr>
          <w:tcW w:w="2740" w:type="dxa"/>
        </w:tcPr>
        <w:p w:rsidR="7ADD3BBA" w:rsidP="7ADD3BBA" w:rsidRDefault="7ADD3BBA" w14:paraId="77058695" w14:textId="028E2DFB">
          <w:pPr>
            <w:pStyle w:val="Header"/>
            <w:jc w:val="center"/>
          </w:pPr>
        </w:p>
      </w:tc>
      <w:tc>
        <w:tcPr>
          <w:tcW w:w="2740" w:type="dxa"/>
        </w:tcPr>
        <w:p w:rsidR="7ADD3BBA" w:rsidP="7ADD3BBA" w:rsidRDefault="7ADD3BBA" w14:paraId="0530A858" w14:textId="2E09E3E1">
          <w:pPr>
            <w:pStyle w:val="Header"/>
            <w:ind w:right="-115"/>
            <w:jc w:val="right"/>
          </w:pPr>
        </w:p>
      </w:tc>
    </w:tr>
  </w:tbl>
  <w:p w:rsidR="7ADD3BBA" w:rsidP="7ADD3BBA" w:rsidRDefault="7ADD3BBA" w14:paraId="1D3D1DA1" w14:textId="2FB79E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03A47" w:rsidP="00ED6C6F" w:rsidRDefault="00D03A47" w14:paraId="6A26E939" w14:textId="77777777">
      <w:pPr>
        <w:spacing w:after="0"/>
      </w:pPr>
      <w:r>
        <w:separator/>
      </w:r>
    </w:p>
    <w:p w:rsidR="00D03A47" w:rsidRDefault="00D03A47" w14:paraId="71CE2AF6" w14:textId="77777777"/>
    <w:p w:rsidR="00D03A47" w:rsidP="00E41842" w:rsidRDefault="00D03A47" w14:paraId="0D5317DB" w14:textId="77777777"/>
  </w:footnote>
  <w:footnote w:type="continuationSeparator" w:id="0">
    <w:p w:rsidR="00D03A47" w:rsidP="00ED6C6F" w:rsidRDefault="00D03A47" w14:paraId="340085C5" w14:textId="77777777">
      <w:pPr>
        <w:spacing w:after="0"/>
      </w:pPr>
      <w:r>
        <w:continuationSeparator/>
      </w:r>
    </w:p>
    <w:p w:rsidR="00D03A47" w:rsidRDefault="00D03A47" w14:paraId="1318A492" w14:textId="77777777"/>
    <w:p w:rsidR="00D03A47" w:rsidP="00E41842" w:rsidRDefault="00D03A47" w14:paraId="336E2BE3"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16sdtfl w16du wp14">
  <w:tbl>
    <w:tblPr>
      <w:tblStyle w:val="TableGrid"/>
      <w:tblW w:w="10498" w:type="dxa"/>
      <w:tblInd w:w="-9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left w:w="0" w:type="dxa"/>
        <w:right w:w="0" w:type="dxa"/>
      </w:tblCellMar>
      <w:tblLook w:val="04A0" w:firstRow="1" w:lastRow="0" w:firstColumn="1" w:lastColumn="0" w:noHBand="0" w:noVBand="1"/>
    </w:tblPr>
    <w:tblGrid>
      <w:gridCol w:w="5381"/>
      <w:gridCol w:w="5117"/>
    </w:tblGrid>
    <w:tr w:rsidR="002F3CB4" w:rsidTr="00487920" w14:paraId="565F21EF" w14:textId="77777777">
      <w:tc>
        <w:tcPr>
          <w:tcW w:w="5381" w:type="dxa"/>
        </w:tcPr>
        <w:p w:rsidR="002F3CB4" w:rsidP="002F3CB4" w:rsidRDefault="002F3CB4" w14:paraId="75DB0EBE" w14:textId="77777777">
          <w:pPr>
            <w:pStyle w:val="Header"/>
          </w:pPr>
          <w:r w:rsidRPr="009F3552">
            <w:rPr>
              <w:noProof/>
            </w:rPr>
            <w:drawing>
              <wp:inline distT="0" distB="0" distL="0" distR="0" wp14:anchorId="39CC5CC8" wp14:editId="16A868EC">
                <wp:extent cx="720000" cy="601317"/>
                <wp:effectExtent l="0" t="0" r="4445" b="8890"/>
                <wp:docPr id="736149422" name="Bild 736149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720000" cy="601317"/>
                        </a:xfrm>
                        <a:prstGeom prst="rect">
                          <a:avLst/>
                        </a:prstGeom>
                      </pic:spPr>
                    </pic:pic>
                  </a:graphicData>
                </a:graphic>
              </wp:inline>
            </w:drawing>
          </w:r>
        </w:p>
      </w:tc>
      <w:tc>
        <w:tcPr>
          <w:tcW w:w="5117" w:type="dxa"/>
        </w:tcPr>
        <w:p w:rsidRPr="002F3CB4" w:rsidR="002F3CB4" w:rsidP="006D4BBC" w:rsidRDefault="006D4BBC" w14:paraId="6FD19572" w14:textId="77777777">
          <w:pPr>
            <w:pStyle w:val="Header"/>
            <w:jc w:val="right"/>
          </w:pPr>
          <w:r w:rsidRPr="004777EC">
            <w:rPr>
              <w:rStyle w:val="PageNumber"/>
            </w:rPr>
            <w:fldChar w:fldCharType="begin"/>
          </w:r>
          <w:r w:rsidRPr="004777EC">
            <w:rPr>
              <w:rStyle w:val="PageNumber"/>
            </w:rPr>
            <w:instrText>PAGE  \* Arabic  \* MERGEFORMAT</w:instrText>
          </w:r>
          <w:r w:rsidRPr="004777EC">
            <w:rPr>
              <w:rStyle w:val="PageNumber"/>
            </w:rPr>
            <w:fldChar w:fldCharType="separate"/>
          </w:r>
          <w:r w:rsidRPr="004777EC">
            <w:rPr>
              <w:rStyle w:val="PageNumber"/>
            </w:rPr>
            <w:t>1</w:t>
          </w:r>
          <w:r w:rsidRPr="004777EC">
            <w:rPr>
              <w:rStyle w:val="PageNumber"/>
            </w:rPr>
            <w:fldChar w:fldCharType="end"/>
          </w:r>
          <w:r w:rsidRPr="004777EC">
            <w:rPr>
              <w:rStyle w:val="PageNumber"/>
            </w:rPr>
            <w:t>/</w:t>
          </w:r>
          <w:r w:rsidRPr="004777EC">
            <w:rPr>
              <w:rStyle w:val="PageNumber"/>
            </w:rPr>
            <w:fldChar w:fldCharType="begin"/>
          </w:r>
          <w:r w:rsidRPr="004777EC">
            <w:rPr>
              <w:rStyle w:val="PageNumber"/>
            </w:rPr>
            <w:instrText>NUMPAGES  \* Arabic  \* MERGEFORMAT</w:instrText>
          </w:r>
          <w:r w:rsidRPr="004777EC">
            <w:rPr>
              <w:rStyle w:val="PageNumber"/>
            </w:rPr>
            <w:fldChar w:fldCharType="separate"/>
          </w:r>
          <w:r w:rsidRPr="004777EC">
            <w:rPr>
              <w:rStyle w:val="PageNumber"/>
            </w:rPr>
            <w:t>6</w:t>
          </w:r>
          <w:r w:rsidRPr="004777EC">
            <w:rPr>
              <w:rStyle w:val="PageNumber"/>
            </w:rPr>
            <w:fldChar w:fldCharType="end"/>
          </w:r>
        </w:p>
      </w:tc>
    </w:tr>
  </w:tbl>
  <w:p w:rsidR="002F3CB4" w:rsidP="002F3CB4" w:rsidRDefault="002F3CB4" w14:paraId="1AA5C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457303" w:rsidR="00F26732" w:rsidP="004837C7" w:rsidRDefault="00C12371" w14:paraId="7CC8BBBE" w14:textId="77777777">
    <w:pPr>
      <w:tabs>
        <w:tab w:val="left" w:pos="942"/>
      </w:tabs>
      <w:spacing w:after="0"/>
      <w:jc w:val="right"/>
    </w:pPr>
    <w:r>
      <w:rPr>
        <w:noProof/>
      </w:rPr>
      <w:t xml:space="preserve"> </w:t>
    </w:r>
    <w:r w:rsidR="004837C7">
      <w:rPr>
        <w:noProof/>
      </w:rPr>
      <mc:AlternateContent>
        <mc:Choice Requires="wps">
          <w:drawing>
            <wp:anchor distT="45720" distB="45720" distL="114300" distR="114300" simplePos="0" relativeHeight="251658240" behindDoc="0" locked="1" layoutInCell="1" allowOverlap="1" wp14:anchorId="38153F7E" wp14:editId="2F7BB340">
              <wp:simplePos x="0" y="0"/>
              <wp:positionH relativeFrom="page">
                <wp:posOffset>6377305</wp:posOffset>
              </wp:positionH>
              <wp:positionV relativeFrom="page">
                <wp:posOffset>391795</wp:posOffset>
              </wp:positionV>
              <wp:extent cx="831600" cy="298800"/>
              <wp:effectExtent l="0" t="0" r="0" b="6350"/>
              <wp:wrapSquare wrapText="bothSides"/>
              <wp:docPr id="217"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600" cy="298800"/>
                      </a:xfrm>
                      <a:prstGeom prst="rect">
                        <a:avLst/>
                      </a:prstGeom>
                      <a:noFill/>
                      <a:ln w="9525">
                        <a:noFill/>
                        <a:miter lim="800000"/>
                        <a:headEnd/>
                        <a:tailEnd/>
                      </a:ln>
                    </wps:spPr>
                    <wps:txbx>
                      <w:txbxContent>
                        <w:p w:rsidRPr="004837C7" w:rsidR="004837C7" w:rsidP="00597443" w:rsidRDefault="004837C7" w14:paraId="430086E6" w14:textId="77777777">
                          <w:pPr>
                            <w:jc w:val="right"/>
                            <w:rPr>
                              <w:color w:val="002F5F" w:themeColor="text2"/>
                            </w:rPr>
                          </w:pPr>
                          <w:r w:rsidRPr="004837C7">
                            <w:rPr>
                              <w:rStyle w:val="PageNumber"/>
                            </w:rPr>
                            <w:fldChar w:fldCharType="begin"/>
                          </w:r>
                          <w:r w:rsidRPr="004837C7">
                            <w:rPr>
                              <w:rStyle w:val="PageNumber"/>
                            </w:rPr>
                            <w:instrText>PAGE  \* Arabic  \* MERGEFORMAT</w:instrText>
                          </w:r>
                          <w:r w:rsidRPr="004837C7">
                            <w:rPr>
                              <w:rStyle w:val="PageNumber"/>
                            </w:rPr>
                            <w:fldChar w:fldCharType="separate"/>
                          </w:r>
                          <w:r w:rsidRPr="004837C7">
                            <w:rPr>
                              <w:rStyle w:val="PageNumber"/>
                            </w:rPr>
                            <w:t>1</w:t>
                          </w:r>
                          <w:r w:rsidRPr="004837C7">
                            <w:rPr>
                              <w:rStyle w:val="PageNumber"/>
                            </w:rPr>
                            <w:fldChar w:fldCharType="end"/>
                          </w:r>
                          <w:r w:rsidRPr="004837C7">
                            <w:rPr>
                              <w:rStyle w:val="PageNumber"/>
                            </w:rPr>
                            <w:t>/</w:t>
                          </w:r>
                          <w:r w:rsidRPr="004837C7">
                            <w:rPr>
                              <w:rStyle w:val="PageNumber"/>
                            </w:rPr>
                            <w:fldChar w:fldCharType="begin"/>
                          </w:r>
                          <w:r w:rsidRPr="004837C7">
                            <w:rPr>
                              <w:rStyle w:val="PageNumber"/>
                            </w:rPr>
                            <w:instrText>NUMPAGES  \* Arabic  \* MERGEFORMAT</w:instrText>
                          </w:r>
                          <w:r w:rsidRPr="004837C7">
                            <w:rPr>
                              <w:rStyle w:val="PageNumber"/>
                            </w:rPr>
                            <w:fldChar w:fldCharType="separate"/>
                          </w:r>
                          <w:r w:rsidRPr="004837C7">
                            <w:rPr>
                              <w:rStyle w:val="PageNumber"/>
                            </w:rPr>
                            <w:t>2</w:t>
                          </w:r>
                          <w:r w:rsidRPr="004837C7">
                            <w:rPr>
                              <w:rStyle w:val="PageNumber"/>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v:shapetype id="_x0000_t202" coordsize="21600,21600" o:spt="202" path="m,l,21600r21600,l21600,xe" w14:anchorId="38153F7E">
              <v:stroke joinstyle="miter"/>
              <v:path gradientshapeok="t" o:connecttype="rect"/>
            </v:shapetype>
            <v:shape id="Textruta 2" style="position:absolute;left:0;text-align:left;margin-left:502.15pt;margin-top:30.85pt;width:65.5pt;height:23.55pt;z-index:25166233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">
              <v:textbox>
                <w:txbxContent>
                  <w:p w:rsidRPr="004837C7" w:rsidR="004837C7" w:rsidP="00597443" w:rsidRDefault="004837C7" w14:paraId="430086E6" w14:textId="77777777">
                    <w:pPr>
                      <w:jc w:val="right"/>
                      <w:rPr>
                        <w:color w:val="002F5F" w:themeColor="text2"/>
                      </w:rPr>
                    </w:pPr>
                    <w:r w:rsidRPr="004837C7">
                      <w:rPr>
                        <w:rStyle w:val="PageNumber"/>
                      </w:rPr>
                      <w:fldChar w:fldCharType="begin"/>
                    </w:r>
                    <w:r w:rsidRPr="004837C7">
                      <w:rPr>
                        <w:rStyle w:val="PageNumber"/>
                      </w:rPr>
                      <w:instrText>PAGE  \* Arabic  \* MERGEFORMAT</w:instrText>
                    </w:r>
                    <w:r w:rsidRPr="004837C7">
                      <w:rPr>
                        <w:rStyle w:val="PageNumber"/>
                      </w:rPr>
                      <w:fldChar w:fldCharType="separate"/>
                    </w:r>
                    <w:r w:rsidRPr="004837C7">
                      <w:rPr>
                        <w:rStyle w:val="PageNumber"/>
                      </w:rPr>
                      <w:t>1</w:t>
                    </w:r>
                    <w:r w:rsidRPr="004837C7">
                      <w:rPr>
                        <w:rStyle w:val="PageNumber"/>
                      </w:rPr>
                      <w:fldChar w:fldCharType="end"/>
                    </w:r>
                    <w:r w:rsidRPr="004837C7">
                      <w:rPr>
                        <w:rStyle w:val="PageNumber"/>
                      </w:rPr>
                      <w:t>/</w:t>
                    </w:r>
                    <w:r w:rsidRPr="004837C7">
                      <w:rPr>
                        <w:rStyle w:val="PageNumber"/>
                      </w:rPr>
                      <w:fldChar w:fldCharType="begin"/>
                    </w:r>
                    <w:r w:rsidRPr="004837C7">
                      <w:rPr>
                        <w:rStyle w:val="PageNumber"/>
                      </w:rPr>
                      <w:instrText>NUMPAGES  \* Arabic  \* MERGEFORMAT</w:instrText>
                    </w:r>
                    <w:r w:rsidRPr="004837C7">
                      <w:rPr>
                        <w:rStyle w:val="PageNumber"/>
                      </w:rPr>
                      <w:fldChar w:fldCharType="separate"/>
                    </w:r>
                    <w:r w:rsidRPr="004837C7">
                      <w:rPr>
                        <w:rStyle w:val="PageNumber"/>
                      </w:rPr>
                      <w:t>2</w:t>
                    </w:r>
                    <w:r w:rsidRPr="004837C7">
                      <w:rPr>
                        <w:rStyle w:val="PageNumber"/>
                      </w:rPr>
                      <w:fldChar w:fldCharType="end"/>
                    </w:r>
                  </w:p>
                </w:txbxContent>
              </v:textbox>
              <w10:wrap type="square" anchorx="page" anchory="page"/>
              <w10:anchorlock/>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40"/>
      <w:gridCol w:w="2740"/>
      <w:gridCol w:w="2740"/>
    </w:tblGrid>
    <w:tr w:rsidR="7ADD3BBA" w:rsidTr="7ADD3BBA" w14:paraId="553075CD" w14:textId="77777777">
      <w:trPr>
        <w:trHeight w:val="300"/>
      </w:trPr>
      <w:tc>
        <w:tcPr>
          <w:tcW w:w="2740" w:type="dxa"/>
        </w:tcPr>
        <w:p w:rsidR="7ADD3BBA" w:rsidP="7ADD3BBA" w:rsidRDefault="7ADD3BBA" w14:paraId="34B1BED1" w14:textId="57E9C891">
          <w:pPr>
            <w:pStyle w:val="Header"/>
            <w:ind w:left="-115"/>
          </w:pPr>
        </w:p>
      </w:tc>
      <w:tc>
        <w:tcPr>
          <w:tcW w:w="2740" w:type="dxa"/>
        </w:tcPr>
        <w:p w:rsidR="7ADD3BBA" w:rsidP="7ADD3BBA" w:rsidRDefault="7ADD3BBA" w14:paraId="4C2BDE35" w14:textId="27A234BD">
          <w:pPr>
            <w:pStyle w:val="Header"/>
            <w:jc w:val="center"/>
          </w:pPr>
        </w:p>
      </w:tc>
      <w:tc>
        <w:tcPr>
          <w:tcW w:w="2740" w:type="dxa"/>
        </w:tcPr>
        <w:p w:rsidR="7ADD3BBA" w:rsidP="7ADD3BBA" w:rsidRDefault="7ADD3BBA" w14:paraId="66FBCE5D" w14:textId="6B01164C">
          <w:pPr>
            <w:pStyle w:val="Header"/>
            <w:ind w:right="-115"/>
            <w:jc w:val="right"/>
          </w:pPr>
        </w:p>
      </w:tc>
    </w:tr>
  </w:tbl>
  <w:p w:rsidR="7ADD3BBA" w:rsidP="7ADD3BBA" w:rsidRDefault="7ADD3BBA" w14:paraId="725F0C3A" w14:textId="027651B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40"/>
      <w:gridCol w:w="2740"/>
      <w:gridCol w:w="2740"/>
    </w:tblGrid>
    <w:tr w:rsidR="7ADD3BBA" w:rsidTr="7ADD3BBA" w14:paraId="4EE1173F" w14:textId="77777777">
      <w:trPr>
        <w:trHeight w:val="300"/>
      </w:trPr>
      <w:tc>
        <w:tcPr>
          <w:tcW w:w="2740" w:type="dxa"/>
        </w:tcPr>
        <w:p w:rsidR="7ADD3BBA" w:rsidP="7ADD3BBA" w:rsidRDefault="7ADD3BBA" w14:paraId="72C246E6" w14:textId="6B074C24">
          <w:pPr>
            <w:pStyle w:val="Header"/>
            <w:ind w:left="-115"/>
          </w:pPr>
        </w:p>
      </w:tc>
      <w:tc>
        <w:tcPr>
          <w:tcW w:w="2740" w:type="dxa"/>
        </w:tcPr>
        <w:p w:rsidR="7ADD3BBA" w:rsidP="7ADD3BBA" w:rsidRDefault="7ADD3BBA" w14:paraId="5202A6C2" w14:textId="7E837E8B">
          <w:pPr>
            <w:pStyle w:val="Header"/>
            <w:jc w:val="center"/>
          </w:pPr>
        </w:p>
      </w:tc>
      <w:tc>
        <w:tcPr>
          <w:tcW w:w="2740" w:type="dxa"/>
        </w:tcPr>
        <w:p w:rsidR="7ADD3BBA" w:rsidP="7ADD3BBA" w:rsidRDefault="7ADD3BBA" w14:paraId="665B5BDD" w14:textId="4E48E5A4">
          <w:pPr>
            <w:pStyle w:val="Header"/>
            <w:ind w:right="-115"/>
            <w:jc w:val="right"/>
          </w:pPr>
        </w:p>
      </w:tc>
    </w:tr>
  </w:tbl>
  <w:p w:rsidR="7ADD3BBA" w:rsidP="7ADD3BBA" w:rsidRDefault="7ADD3BBA" w14:paraId="35D9A608" w14:textId="22C66F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037C6DD5"/>
    <w:multiLevelType w:val="multilevel"/>
    <w:tmpl w:val="2B4EA08E"/>
    <w:lvl w:ilvl="0">
      <w:start w:val="1"/>
      <w:numFmt w:val="decimal"/>
      <w:pStyle w:val="Paragraflista"/>
      <w:lvlText w:val="§    %1"/>
      <w:lvlJc w:val="left"/>
      <w:pPr>
        <w:ind w:left="1134" w:hanging="1134"/>
      </w:pPr>
    </w:lvl>
    <w:lvl w:ilvl="1">
      <w:start w:val="1"/>
      <w:numFmt w:val="decimal"/>
      <w:lvlText w:val="§    %1.%2"/>
      <w:lvlJc w:val="left"/>
      <w:pPr>
        <w:ind w:left="1134" w:hanging="1134"/>
      </w:pPr>
      <w:rPr>
        <w:rFonts w:hint="default"/>
      </w:rPr>
    </w:lvl>
    <w:lvl w:ilvl="2">
      <w:start w:val="1"/>
      <w:numFmt w:val="decimal"/>
      <w:lvlText w:val="§    %1.%2.%3"/>
      <w:lvlJc w:val="left"/>
      <w:pPr>
        <w:ind w:left="1134" w:hanging="113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0530227A"/>
    <w:multiLevelType w:val="multilevel"/>
    <w:tmpl w:val="ECA635CE"/>
    <w:lvl w:ilvl="0">
      <w:start w:val="1"/>
      <w:numFmt w:val="bullet"/>
      <w:pStyle w:val="ListBullet"/>
      <w:lvlText w:val="•"/>
      <w:lvlJc w:val="left"/>
      <w:pPr>
        <w:ind w:left="360" w:hanging="360"/>
      </w:pPr>
      <w:rPr>
        <w:rFonts w:hint="default" w:ascii="Calibri" w:hAnsi="Calibri"/>
        <w:color w:val="auto"/>
      </w:rPr>
    </w:lvl>
    <w:lvl w:ilvl="1">
      <w:start w:val="1"/>
      <w:numFmt w:val="bullet"/>
      <w:pStyle w:val="ListBullet2"/>
      <w:lvlText w:val="–"/>
      <w:lvlJc w:val="left"/>
      <w:pPr>
        <w:ind w:left="720" w:hanging="360"/>
      </w:pPr>
      <w:rPr>
        <w:rFonts w:hint="default" w:ascii="Calibri" w:hAnsi="Calibri"/>
        <w:color w:val="auto"/>
      </w:rPr>
    </w:lvl>
    <w:lvl w:ilvl="2">
      <w:start w:val="1"/>
      <w:numFmt w:val="bullet"/>
      <w:pStyle w:val="ListBullet3"/>
      <w:lvlText w:val="•"/>
      <w:lvlJc w:val="left"/>
      <w:pPr>
        <w:ind w:left="1080" w:hanging="360"/>
      </w:pPr>
      <w:rPr>
        <w:rFonts w:hint="default" w:ascii="Calibri" w:hAnsi="Calibri"/>
        <w:color w:val="auto"/>
      </w:rPr>
    </w:lvl>
    <w:lvl w:ilvl="3">
      <w:start w:val="1"/>
      <w:numFmt w:val="bullet"/>
      <w:pStyle w:val="ListBullet4"/>
      <w:lvlText w:val="–"/>
      <w:lvlJc w:val="left"/>
      <w:pPr>
        <w:ind w:left="1440" w:hanging="360"/>
      </w:pPr>
      <w:rPr>
        <w:rFonts w:hint="default" w:ascii="Calibri" w:hAnsi="Calibri"/>
        <w:color w:val="auto"/>
      </w:rPr>
    </w:lvl>
    <w:lvl w:ilvl="4">
      <w:start w:val="1"/>
      <w:numFmt w:val="bullet"/>
      <w:pStyle w:val="ListBullet5"/>
      <w:lvlText w:val="•"/>
      <w:lvlJc w:val="left"/>
      <w:pPr>
        <w:ind w:left="1800" w:hanging="360"/>
      </w:pPr>
      <w:rPr>
        <w:rFonts w:hint="default" w:ascii="Calibri" w:hAnsi="Calibri"/>
        <w:color w:val="auto"/>
      </w:rPr>
    </w:lvl>
    <w:lvl w:ilvl="5">
      <w:start w:val="1"/>
      <w:numFmt w:val="bullet"/>
      <w:lvlText w:val="–"/>
      <w:lvlJc w:val="left"/>
      <w:pPr>
        <w:ind w:left="2160" w:hanging="360"/>
      </w:pPr>
      <w:rPr>
        <w:rFonts w:hint="default" w:ascii="Calibri" w:hAnsi="Calibri"/>
        <w:color w:val="auto"/>
      </w:rPr>
    </w:lvl>
    <w:lvl w:ilvl="6">
      <w:start w:val="1"/>
      <w:numFmt w:val="bullet"/>
      <w:lvlText w:val="•"/>
      <w:lvlJc w:val="left"/>
      <w:pPr>
        <w:ind w:left="2520" w:hanging="360"/>
      </w:pPr>
      <w:rPr>
        <w:rFonts w:hint="default" w:ascii="Calibri" w:hAnsi="Calibri"/>
        <w:color w:val="auto"/>
      </w:rPr>
    </w:lvl>
    <w:lvl w:ilvl="7">
      <w:start w:val="1"/>
      <w:numFmt w:val="bullet"/>
      <w:lvlText w:val="–"/>
      <w:lvlJc w:val="left"/>
      <w:pPr>
        <w:ind w:left="2880" w:hanging="360"/>
      </w:pPr>
      <w:rPr>
        <w:rFonts w:hint="default" w:ascii="Calibri" w:hAnsi="Calibri"/>
        <w:color w:val="auto"/>
      </w:rPr>
    </w:lvl>
    <w:lvl w:ilvl="8">
      <w:start w:val="1"/>
      <w:numFmt w:val="bullet"/>
      <w:lvlText w:val="•"/>
      <w:lvlJc w:val="left"/>
      <w:pPr>
        <w:ind w:left="3240" w:hanging="360"/>
      </w:pPr>
      <w:rPr>
        <w:rFonts w:hint="default" w:ascii="Calibri" w:hAnsi="Calibri"/>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9CCD476"/>
    <w:multiLevelType w:val="hybridMultilevel"/>
    <w:tmpl w:val="FFFFFFFF"/>
    <w:lvl w:ilvl="0" w:tplc="C21431B8">
      <w:start w:val="1"/>
      <w:numFmt w:val="bullet"/>
      <w:lvlText w:val=""/>
      <w:lvlJc w:val="left"/>
      <w:pPr>
        <w:ind w:left="720" w:hanging="360"/>
      </w:pPr>
      <w:rPr>
        <w:rFonts w:hint="default" w:ascii="Symbol" w:hAnsi="Symbol"/>
      </w:rPr>
    </w:lvl>
    <w:lvl w:ilvl="1" w:tplc="B30A07A6">
      <w:start w:val="1"/>
      <w:numFmt w:val="bullet"/>
      <w:lvlText w:val="o"/>
      <w:lvlJc w:val="left"/>
      <w:pPr>
        <w:ind w:left="1440" w:hanging="360"/>
      </w:pPr>
      <w:rPr>
        <w:rFonts w:hint="default" w:ascii="Courier New" w:hAnsi="Courier New"/>
      </w:rPr>
    </w:lvl>
    <w:lvl w:ilvl="2" w:tplc="B07271A2">
      <w:start w:val="1"/>
      <w:numFmt w:val="bullet"/>
      <w:lvlText w:val=""/>
      <w:lvlJc w:val="left"/>
      <w:pPr>
        <w:ind w:left="2160" w:hanging="360"/>
      </w:pPr>
      <w:rPr>
        <w:rFonts w:hint="default" w:ascii="Wingdings" w:hAnsi="Wingdings"/>
      </w:rPr>
    </w:lvl>
    <w:lvl w:ilvl="3" w:tplc="AEBAC3CE">
      <w:start w:val="1"/>
      <w:numFmt w:val="bullet"/>
      <w:lvlText w:val=""/>
      <w:lvlJc w:val="left"/>
      <w:pPr>
        <w:ind w:left="2880" w:hanging="360"/>
      </w:pPr>
      <w:rPr>
        <w:rFonts w:hint="default" w:ascii="Symbol" w:hAnsi="Symbol"/>
      </w:rPr>
    </w:lvl>
    <w:lvl w:ilvl="4" w:tplc="3A9A92C2">
      <w:start w:val="1"/>
      <w:numFmt w:val="bullet"/>
      <w:lvlText w:val="o"/>
      <w:lvlJc w:val="left"/>
      <w:pPr>
        <w:ind w:left="3600" w:hanging="360"/>
      </w:pPr>
      <w:rPr>
        <w:rFonts w:hint="default" w:ascii="Courier New" w:hAnsi="Courier New"/>
      </w:rPr>
    </w:lvl>
    <w:lvl w:ilvl="5" w:tplc="C298D334">
      <w:start w:val="1"/>
      <w:numFmt w:val="bullet"/>
      <w:lvlText w:val=""/>
      <w:lvlJc w:val="left"/>
      <w:pPr>
        <w:ind w:left="4320" w:hanging="360"/>
      </w:pPr>
      <w:rPr>
        <w:rFonts w:hint="default" w:ascii="Wingdings" w:hAnsi="Wingdings"/>
      </w:rPr>
    </w:lvl>
    <w:lvl w:ilvl="6" w:tplc="FC608774">
      <w:start w:val="1"/>
      <w:numFmt w:val="bullet"/>
      <w:lvlText w:val=""/>
      <w:lvlJc w:val="left"/>
      <w:pPr>
        <w:ind w:left="5040" w:hanging="360"/>
      </w:pPr>
      <w:rPr>
        <w:rFonts w:hint="default" w:ascii="Symbol" w:hAnsi="Symbol"/>
      </w:rPr>
    </w:lvl>
    <w:lvl w:ilvl="7" w:tplc="CD362676">
      <w:start w:val="1"/>
      <w:numFmt w:val="bullet"/>
      <w:lvlText w:val="o"/>
      <w:lvlJc w:val="left"/>
      <w:pPr>
        <w:ind w:left="5760" w:hanging="360"/>
      </w:pPr>
      <w:rPr>
        <w:rFonts w:hint="default" w:ascii="Courier New" w:hAnsi="Courier New"/>
      </w:rPr>
    </w:lvl>
    <w:lvl w:ilvl="8" w:tplc="E5C427EC">
      <w:start w:val="1"/>
      <w:numFmt w:val="bullet"/>
      <w:lvlText w:val=""/>
      <w:lvlJc w:val="left"/>
      <w:pPr>
        <w:ind w:left="6480" w:hanging="360"/>
      </w:pPr>
      <w:rPr>
        <w:rFonts w:hint="default" w:ascii="Wingdings" w:hAnsi="Wingdings"/>
      </w:rPr>
    </w:lvl>
  </w:abstractNum>
  <w:abstractNum w:abstractNumId="12" w15:restartNumberingAfterBreak="0">
    <w:nsid w:val="0B7E0623"/>
    <w:multiLevelType w:val="hybridMultilevel"/>
    <w:tmpl w:val="2690BC3E"/>
    <w:lvl w:ilvl="0" w:tplc="E0106760">
      <w:start w:val="1"/>
      <w:numFmt w:val="bullet"/>
      <w:lvlText w:val=""/>
      <w:lvlJc w:val="left"/>
      <w:pPr>
        <w:ind w:left="720" w:hanging="360"/>
      </w:pPr>
      <w:rPr>
        <w:rFonts w:hint="default" w:ascii="Symbol" w:hAnsi="Symbol"/>
      </w:rPr>
    </w:lvl>
    <w:lvl w:ilvl="1" w:tplc="5486F408" w:tentative="1">
      <w:start w:val="1"/>
      <w:numFmt w:val="bullet"/>
      <w:lvlText w:val="o"/>
      <w:lvlJc w:val="left"/>
      <w:pPr>
        <w:ind w:left="1440" w:hanging="360"/>
      </w:pPr>
      <w:rPr>
        <w:rFonts w:hint="default" w:ascii="Courier New" w:hAnsi="Courier New" w:cs="Courier New"/>
      </w:rPr>
    </w:lvl>
    <w:lvl w:ilvl="2" w:tplc="5ABA2342" w:tentative="1">
      <w:start w:val="1"/>
      <w:numFmt w:val="bullet"/>
      <w:lvlText w:val=""/>
      <w:lvlJc w:val="left"/>
      <w:pPr>
        <w:ind w:left="2160" w:hanging="360"/>
      </w:pPr>
      <w:rPr>
        <w:rFonts w:hint="default" w:ascii="Wingdings" w:hAnsi="Wingdings"/>
      </w:rPr>
    </w:lvl>
    <w:lvl w:ilvl="3" w:tplc="EC08A49C" w:tentative="1">
      <w:start w:val="1"/>
      <w:numFmt w:val="bullet"/>
      <w:lvlText w:val=""/>
      <w:lvlJc w:val="left"/>
      <w:pPr>
        <w:ind w:left="2880" w:hanging="360"/>
      </w:pPr>
      <w:rPr>
        <w:rFonts w:hint="default" w:ascii="Symbol" w:hAnsi="Symbol"/>
      </w:rPr>
    </w:lvl>
    <w:lvl w:ilvl="4" w:tplc="859072D0" w:tentative="1">
      <w:start w:val="1"/>
      <w:numFmt w:val="bullet"/>
      <w:lvlText w:val="o"/>
      <w:lvlJc w:val="left"/>
      <w:pPr>
        <w:ind w:left="3600" w:hanging="360"/>
      </w:pPr>
      <w:rPr>
        <w:rFonts w:hint="default" w:ascii="Courier New" w:hAnsi="Courier New" w:cs="Courier New"/>
      </w:rPr>
    </w:lvl>
    <w:lvl w:ilvl="5" w:tplc="FA16B2C0" w:tentative="1">
      <w:start w:val="1"/>
      <w:numFmt w:val="bullet"/>
      <w:lvlText w:val=""/>
      <w:lvlJc w:val="left"/>
      <w:pPr>
        <w:ind w:left="4320" w:hanging="360"/>
      </w:pPr>
      <w:rPr>
        <w:rFonts w:hint="default" w:ascii="Wingdings" w:hAnsi="Wingdings"/>
      </w:rPr>
    </w:lvl>
    <w:lvl w:ilvl="6" w:tplc="FBB6299E" w:tentative="1">
      <w:start w:val="1"/>
      <w:numFmt w:val="bullet"/>
      <w:lvlText w:val=""/>
      <w:lvlJc w:val="left"/>
      <w:pPr>
        <w:ind w:left="5040" w:hanging="360"/>
      </w:pPr>
      <w:rPr>
        <w:rFonts w:hint="default" w:ascii="Symbol" w:hAnsi="Symbol"/>
      </w:rPr>
    </w:lvl>
    <w:lvl w:ilvl="7" w:tplc="1B6C5A4C" w:tentative="1">
      <w:start w:val="1"/>
      <w:numFmt w:val="bullet"/>
      <w:lvlText w:val="o"/>
      <w:lvlJc w:val="left"/>
      <w:pPr>
        <w:ind w:left="5760" w:hanging="360"/>
      </w:pPr>
      <w:rPr>
        <w:rFonts w:hint="default" w:ascii="Courier New" w:hAnsi="Courier New" w:cs="Courier New"/>
      </w:rPr>
    </w:lvl>
    <w:lvl w:ilvl="8" w:tplc="757CA732" w:tentative="1">
      <w:start w:val="1"/>
      <w:numFmt w:val="bullet"/>
      <w:lvlText w:val=""/>
      <w:lvlJc w:val="left"/>
      <w:pPr>
        <w:ind w:left="6480" w:hanging="360"/>
      </w:pPr>
      <w:rPr>
        <w:rFonts w:hint="default" w:ascii="Wingdings" w:hAnsi="Wingdings"/>
      </w:rPr>
    </w:lvl>
  </w:abstractNum>
  <w:abstractNum w:abstractNumId="13" w15:restartNumberingAfterBreak="0">
    <w:nsid w:val="1A6A1988"/>
    <w:multiLevelType w:val="multilevel"/>
    <w:tmpl w:val="F0101B5A"/>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1FBA432B"/>
    <w:multiLevelType w:val="hybridMultilevel"/>
    <w:tmpl w:val="FFFFFFFF"/>
    <w:lvl w:ilvl="0" w:tplc="8326AC5A">
      <w:start w:val="1"/>
      <w:numFmt w:val="bullet"/>
      <w:lvlText w:val=""/>
      <w:lvlJc w:val="left"/>
      <w:pPr>
        <w:ind w:left="720" w:hanging="360"/>
      </w:pPr>
      <w:rPr>
        <w:rFonts w:hint="default" w:ascii="Symbol" w:hAnsi="Symbol"/>
      </w:rPr>
    </w:lvl>
    <w:lvl w:ilvl="1" w:tplc="67A46246">
      <w:start w:val="1"/>
      <w:numFmt w:val="bullet"/>
      <w:lvlText w:val="o"/>
      <w:lvlJc w:val="left"/>
      <w:pPr>
        <w:ind w:left="1440" w:hanging="360"/>
      </w:pPr>
      <w:rPr>
        <w:rFonts w:hint="default" w:ascii="Courier New" w:hAnsi="Courier New"/>
      </w:rPr>
    </w:lvl>
    <w:lvl w:ilvl="2" w:tplc="86B40728">
      <w:start w:val="1"/>
      <w:numFmt w:val="bullet"/>
      <w:lvlText w:val=""/>
      <w:lvlJc w:val="left"/>
      <w:pPr>
        <w:ind w:left="2160" w:hanging="360"/>
      </w:pPr>
      <w:rPr>
        <w:rFonts w:hint="default" w:ascii="Wingdings" w:hAnsi="Wingdings"/>
      </w:rPr>
    </w:lvl>
    <w:lvl w:ilvl="3" w:tplc="C6AC650E">
      <w:start w:val="1"/>
      <w:numFmt w:val="bullet"/>
      <w:lvlText w:val=""/>
      <w:lvlJc w:val="left"/>
      <w:pPr>
        <w:ind w:left="2880" w:hanging="360"/>
      </w:pPr>
      <w:rPr>
        <w:rFonts w:hint="default" w:ascii="Symbol" w:hAnsi="Symbol"/>
      </w:rPr>
    </w:lvl>
    <w:lvl w:ilvl="4" w:tplc="38A8CF74">
      <w:start w:val="1"/>
      <w:numFmt w:val="bullet"/>
      <w:lvlText w:val="o"/>
      <w:lvlJc w:val="left"/>
      <w:pPr>
        <w:ind w:left="3600" w:hanging="360"/>
      </w:pPr>
      <w:rPr>
        <w:rFonts w:hint="default" w:ascii="Courier New" w:hAnsi="Courier New"/>
      </w:rPr>
    </w:lvl>
    <w:lvl w:ilvl="5" w:tplc="3788A4C4">
      <w:start w:val="1"/>
      <w:numFmt w:val="bullet"/>
      <w:lvlText w:val=""/>
      <w:lvlJc w:val="left"/>
      <w:pPr>
        <w:ind w:left="4320" w:hanging="360"/>
      </w:pPr>
      <w:rPr>
        <w:rFonts w:hint="default" w:ascii="Wingdings" w:hAnsi="Wingdings"/>
      </w:rPr>
    </w:lvl>
    <w:lvl w:ilvl="6" w:tplc="5D8C3FE4">
      <w:start w:val="1"/>
      <w:numFmt w:val="bullet"/>
      <w:lvlText w:val=""/>
      <w:lvlJc w:val="left"/>
      <w:pPr>
        <w:ind w:left="5040" w:hanging="360"/>
      </w:pPr>
      <w:rPr>
        <w:rFonts w:hint="default" w:ascii="Symbol" w:hAnsi="Symbol"/>
      </w:rPr>
    </w:lvl>
    <w:lvl w:ilvl="7" w:tplc="6ED0AF0A">
      <w:start w:val="1"/>
      <w:numFmt w:val="bullet"/>
      <w:lvlText w:val="o"/>
      <w:lvlJc w:val="left"/>
      <w:pPr>
        <w:ind w:left="5760" w:hanging="360"/>
      </w:pPr>
      <w:rPr>
        <w:rFonts w:hint="default" w:ascii="Courier New" w:hAnsi="Courier New"/>
      </w:rPr>
    </w:lvl>
    <w:lvl w:ilvl="8" w:tplc="C8001ECC">
      <w:start w:val="1"/>
      <w:numFmt w:val="bullet"/>
      <w:lvlText w:val=""/>
      <w:lvlJc w:val="left"/>
      <w:pPr>
        <w:ind w:left="6480" w:hanging="360"/>
      </w:pPr>
      <w:rPr>
        <w:rFonts w:hint="default" w:ascii="Wingdings" w:hAnsi="Wingdings"/>
      </w:rPr>
    </w:lvl>
  </w:abstractNum>
  <w:abstractNum w:abstractNumId="15" w15:restartNumberingAfterBreak="0">
    <w:nsid w:val="2B1CC327"/>
    <w:multiLevelType w:val="hybridMultilevel"/>
    <w:tmpl w:val="FFFFFFFF"/>
    <w:lvl w:ilvl="0" w:tplc="43E2A420">
      <w:start w:val="1"/>
      <w:numFmt w:val="bullet"/>
      <w:lvlText w:val="-"/>
      <w:lvlJc w:val="left"/>
      <w:pPr>
        <w:ind w:left="720" w:hanging="360"/>
      </w:pPr>
      <w:rPr>
        <w:rFonts w:hint="default" w:ascii="Aptos" w:hAnsi="Aptos"/>
      </w:rPr>
    </w:lvl>
    <w:lvl w:ilvl="1" w:tplc="10887A90">
      <w:start w:val="1"/>
      <w:numFmt w:val="bullet"/>
      <w:lvlText w:val="o"/>
      <w:lvlJc w:val="left"/>
      <w:pPr>
        <w:ind w:left="1440" w:hanging="360"/>
      </w:pPr>
      <w:rPr>
        <w:rFonts w:hint="default" w:ascii="Courier New" w:hAnsi="Courier New"/>
      </w:rPr>
    </w:lvl>
    <w:lvl w:ilvl="2" w:tplc="609833BE">
      <w:start w:val="1"/>
      <w:numFmt w:val="bullet"/>
      <w:lvlText w:val=""/>
      <w:lvlJc w:val="left"/>
      <w:pPr>
        <w:ind w:left="2160" w:hanging="360"/>
      </w:pPr>
      <w:rPr>
        <w:rFonts w:hint="default" w:ascii="Wingdings" w:hAnsi="Wingdings"/>
      </w:rPr>
    </w:lvl>
    <w:lvl w:ilvl="3" w:tplc="4BCE86F2">
      <w:start w:val="1"/>
      <w:numFmt w:val="bullet"/>
      <w:lvlText w:val=""/>
      <w:lvlJc w:val="left"/>
      <w:pPr>
        <w:ind w:left="2880" w:hanging="360"/>
      </w:pPr>
      <w:rPr>
        <w:rFonts w:hint="default" w:ascii="Symbol" w:hAnsi="Symbol"/>
      </w:rPr>
    </w:lvl>
    <w:lvl w:ilvl="4" w:tplc="71265086">
      <w:start w:val="1"/>
      <w:numFmt w:val="bullet"/>
      <w:lvlText w:val="o"/>
      <w:lvlJc w:val="left"/>
      <w:pPr>
        <w:ind w:left="3600" w:hanging="360"/>
      </w:pPr>
      <w:rPr>
        <w:rFonts w:hint="default" w:ascii="Courier New" w:hAnsi="Courier New"/>
      </w:rPr>
    </w:lvl>
    <w:lvl w:ilvl="5" w:tplc="784A4130">
      <w:start w:val="1"/>
      <w:numFmt w:val="bullet"/>
      <w:lvlText w:val=""/>
      <w:lvlJc w:val="left"/>
      <w:pPr>
        <w:ind w:left="4320" w:hanging="360"/>
      </w:pPr>
      <w:rPr>
        <w:rFonts w:hint="default" w:ascii="Wingdings" w:hAnsi="Wingdings"/>
      </w:rPr>
    </w:lvl>
    <w:lvl w:ilvl="6" w:tplc="57561858">
      <w:start w:val="1"/>
      <w:numFmt w:val="bullet"/>
      <w:lvlText w:val=""/>
      <w:lvlJc w:val="left"/>
      <w:pPr>
        <w:ind w:left="5040" w:hanging="360"/>
      </w:pPr>
      <w:rPr>
        <w:rFonts w:hint="default" w:ascii="Symbol" w:hAnsi="Symbol"/>
      </w:rPr>
    </w:lvl>
    <w:lvl w:ilvl="7" w:tplc="4F2848F2">
      <w:start w:val="1"/>
      <w:numFmt w:val="bullet"/>
      <w:lvlText w:val="o"/>
      <w:lvlJc w:val="left"/>
      <w:pPr>
        <w:ind w:left="5760" w:hanging="360"/>
      </w:pPr>
      <w:rPr>
        <w:rFonts w:hint="default" w:ascii="Courier New" w:hAnsi="Courier New"/>
      </w:rPr>
    </w:lvl>
    <w:lvl w:ilvl="8" w:tplc="F7F07C86">
      <w:start w:val="1"/>
      <w:numFmt w:val="bullet"/>
      <w:lvlText w:val=""/>
      <w:lvlJc w:val="left"/>
      <w:pPr>
        <w:ind w:left="6480" w:hanging="360"/>
      </w:pPr>
      <w:rPr>
        <w:rFonts w:hint="default" w:ascii="Wingdings" w:hAnsi="Wingdings"/>
      </w:rPr>
    </w:lvl>
  </w:abstractNum>
  <w:abstractNum w:abstractNumId="16"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35EE73C"/>
    <w:multiLevelType w:val="hybridMultilevel"/>
    <w:tmpl w:val="FFFFFFFF"/>
    <w:lvl w:ilvl="0" w:tplc="77E2897C">
      <w:start w:val="1"/>
      <w:numFmt w:val="bullet"/>
      <w:lvlText w:val="-"/>
      <w:lvlJc w:val="left"/>
      <w:pPr>
        <w:ind w:left="720" w:hanging="360"/>
      </w:pPr>
      <w:rPr>
        <w:rFonts w:hint="default" w:ascii="Aptos" w:hAnsi="Aptos"/>
      </w:rPr>
    </w:lvl>
    <w:lvl w:ilvl="1" w:tplc="C4A48474">
      <w:start w:val="1"/>
      <w:numFmt w:val="bullet"/>
      <w:lvlText w:val="o"/>
      <w:lvlJc w:val="left"/>
      <w:pPr>
        <w:ind w:left="1440" w:hanging="360"/>
      </w:pPr>
      <w:rPr>
        <w:rFonts w:hint="default" w:ascii="Courier New" w:hAnsi="Courier New"/>
      </w:rPr>
    </w:lvl>
    <w:lvl w:ilvl="2" w:tplc="FECEEBF6">
      <w:start w:val="1"/>
      <w:numFmt w:val="bullet"/>
      <w:lvlText w:val=""/>
      <w:lvlJc w:val="left"/>
      <w:pPr>
        <w:ind w:left="2160" w:hanging="360"/>
      </w:pPr>
      <w:rPr>
        <w:rFonts w:hint="default" w:ascii="Wingdings" w:hAnsi="Wingdings"/>
      </w:rPr>
    </w:lvl>
    <w:lvl w:ilvl="3" w:tplc="BDA85A6E">
      <w:start w:val="1"/>
      <w:numFmt w:val="bullet"/>
      <w:lvlText w:val=""/>
      <w:lvlJc w:val="left"/>
      <w:pPr>
        <w:ind w:left="2880" w:hanging="360"/>
      </w:pPr>
      <w:rPr>
        <w:rFonts w:hint="default" w:ascii="Symbol" w:hAnsi="Symbol"/>
      </w:rPr>
    </w:lvl>
    <w:lvl w:ilvl="4" w:tplc="BA32B958">
      <w:start w:val="1"/>
      <w:numFmt w:val="bullet"/>
      <w:lvlText w:val="o"/>
      <w:lvlJc w:val="left"/>
      <w:pPr>
        <w:ind w:left="3600" w:hanging="360"/>
      </w:pPr>
      <w:rPr>
        <w:rFonts w:hint="default" w:ascii="Courier New" w:hAnsi="Courier New"/>
      </w:rPr>
    </w:lvl>
    <w:lvl w:ilvl="5" w:tplc="FED870BA">
      <w:start w:val="1"/>
      <w:numFmt w:val="bullet"/>
      <w:lvlText w:val=""/>
      <w:lvlJc w:val="left"/>
      <w:pPr>
        <w:ind w:left="4320" w:hanging="360"/>
      </w:pPr>
      <w:rPr>
        <w:rFonts w:hint="default" w:ascii="Wingdings" w:hAnsi="Wingdings"/>
      </w:rPr>
    </w:lvl>
    <w:lvl w:ilvl="6" w:tplc="F95CC6A2">
      <w:start w:val="1"/>
      <w:numFmt w:val="bullet"/>
      <w:lvlText w:val=""/>
      <w:lvlJc w:val="left"/>
      <w:pPr>
        <w:ind w:left="5040" w:hanging="360"/>
      </w:pPr>
      <w:rPr>
        <w:rFonts w:hint="default" w:ascii="Symbol" w:hAnsi="Symbol"/>
      </w:rPr>
    </w:lvl>
    <w:lvl w:ilvl="7" w:tplc="D108C798">
      <w:start w:val="1"/>
      <w:numFmt w:val="bullet"/>
      <w:lvlText w:val="o"/>
      <w:lvlJc w:val="left"/>
      <w:pPr>
        <w:ind w:left="5760" w:hanging="360"/>
      </w:pPr>
      <w:rPr>
        <w:rFonts w:hint="default" w:ascii="Courier New" w:hAnsi="Courier New"/>
      </w:rPr>
    </w:lvl>
    <w:lvl w:ilvl="8" w:tplc="CAF25330">
      <w:start w:val="1"/>
      <w:numFmt w:val="bullet"/>
      <w:lvlText w:val=""/>
      <w:lvlJc w:val="left"/>
      <w:pPr>
        <w:ind w:left="6480" w:hanging="360"/>
      </w:pPr>
      <w:rPr>
        <w:rFonts w:hint="default" w:ascii="Wingdings" w:hAnsi="Wingdings"/>
      </w:rPr>
    </w:lvl>
  </w:abstractNum>
  <w:abstractNum w:abstractNumId="18" w15:restartNumberingAfterBreak="0">
    <w:nsid w:val="33AF48B2"/>
    <w:multiLevelType w:val="hybridMultilevel"/>
    <w:tmpl w:val="FFFFFFFF"/>
    <w:lvl w:ilvl="0" w:tplc="4D2E6348">
      <w:start w:val="1"/>
      <w:numFmt w:val="decimal"/>
      <w:lvlText w:val="%1."/>
      <w:lvlJc w:val="left"/>
      <w:pPr>
        <w:ind w:left="720" w:hanging="360"/>
      </w:pPr>
      <w:rPr>
        <w:rFonts w:hint="default" w:ascii="Times New Roman" w:hAnsi="Times New Roman"/>
      </w:rPr>
    </w:lvl>
    <w:lvl w:ilvl="1" w:tplc="1CA434C8">
      <w:start w:val="1"/>
      <w:numFmt w:val="lowerLetter"/>
      <w:lvlText w:val="%2."/>
      <w:lvlJc w:val="left"/>
      <w:pPr>
        <w:ind w:left="1440" w:hanging="360"/>
      </w:pPr>
    </w:lvl>
    <w:lvl w:ilvl="2" w:tplc="2A36D09E">
      <w:start w:val="1"/>
      <w:numFmt w:val="lowerRoman"/>
      <w:lvlText w:val="%3."/>
      <w:lvlJc w:val="right"/>
      <w:pPr>
        <w:ind w:left="2160" w:hanging="180"/>
      </w:pPr>
    </w:lvl>
    <w:lvl w:ilvl="3" w:tplc="E3E0BA80">
      <w:start w:val="1"/>
      <w:numFmt w:val="decimal"/>
      <w:lvlText w:val="%4."/>
      <w:lvlJc w:val="left"/>
      <w:pPr>
        <w:ind w:left="2880" w:hanging="360"/>
      </w:pPr>
    </w:lvl>
    <w:lvl w:ilvl="4" w:tplc="71D2F80E">
      <w:start w:val="1"/>
      <w:numFmt w:val="lowerLetter"/>
      <w:lvlText w:val="%5."/>
      <w:lvlJc w:val="left"/>
      <w:pPr>
        <w:ind w:left="3600" w:hanging="360"/>
      </w:pPr>
    </w:lvl>
    <w:lvl w:ilvl="5" w:tplc="F51A9E54">
      <w:start w:val="1"/>
      <w:numFmt w:val="lowerRoman"/>
      <w:lvlText w:val="%6."/>
      <w:lvlJc w:val="right"/>
      <w:pPr>
        <w:ind w:left="4320" w:hanging="180"/>
      </w:pPr>
    </w:lvl>
    <w:lvl w:ilvl="6" w:tplc="6B484726">
      <w:start w:val="1"/>
      <w:numFmt w:val="decimal"/>
      <w:lvlText w:val="%7."/>
      <w:lvlJc w:val="left"/>
      <w:pPr>
        <w:ind w:left="5040" w:hanging="360"/>
      </w:pPr>
    </w:lvl>
    <w:lvl w:ilvl="7" w:tplc="D0304796">
      <w:start w:val="1"/>
      <w:numFmt w:val="lowerLetter"/>
      <w:lvlText w:val="%8."/>
      <w:lvlJc w:val="left"/>
      <w:pPr>
        <w:ind w:left="5760" w:hanging="360"/>
      </w:pPr>
    </w:lvl>
    <w:lvl w:ilvl="8" w:tplc="9134E3F8">
      <w:start w:val="1"/>
      <w:numFmt w:val="lowerRoman"/>
      <w:lvlText w:val="%9."/>
      <w:lvlJc w:val="right"/>
      <w:pPr>
        <w:ind w:left="6480" w:hanging="180"/>
      </w:pPr>
    </w:lvl>
  </w:abstractNum>
  <w:abstractNum w:abstractNumId="19" w15:restartNumberingAfterBreak="0">
    <w:nsid w:val="3BE620F1"/>
    <w:multiLevelType w:val="hybridMultilevel"/>
    <w:tmpl w:val="232810E2"/>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0" w15:restartNumberingAfterBreak="0">
    <w:nsid w:val="3C64730C"/>
    <w:multiLevelType w:val="hybridMultilevel"/>
    <w:tmpl w:val="FFFFFFFF"/>
    <w:lvl w:ilvl="0" w:tplc="D8A6E904">
      <w:start w:val="1"/>
      <w:numFmt w:val="bullet"/>
      <w:lvlText w:val="-"/>
      <w:lvlJc w:val="left"/>
      <w:pPr>
        <w:ind w:left="720" w:hanging="360"/>
      </w:pPr>
      <w:rPr>
        <w:rFonts w:hint="default" w:ascii="Aptos" w:hAnsi="Aptos"/>
      </w:rPr>
    </w:lvl>
    <w:lvl w:ilvl="1" w:tplc="06ECE66A">
      <w:start w:val="1"/>
      <w:numFmt w:val="bullet"/>
      <w:lvlText w:val="o"/>
      <w:lvlJc w:val="left"/>
      <w:pPr>
        <w:ind w:left="1440" w:hanging="360"/>
      </w:pPr>
      <w:rPr>
        <w:rFonts w:hint="default" w:ascii="Courier New" w:hAnsi="Courier New"/>
      </w:rPr>
    </w:lvl>
    <w:lvl w:ilvl="2" w:tplc="F4B41FE6">
      <w:start w:val="1"/>
      <w:numFmt w:val="bullet"/>
      <w:lvlText w:val=""/>
      <w:lvlJc w:val="left"/>
      <w:pPr>
        <w:ind w:left="2160" w:hanging="360"/>
      </w:pPr>
      <w:rPr>
        <w:rFonts w:hint="default" w:ascii="Wingdings" w:hAnsi="Wingdings"/>
      </w:rPr>
    </w:lvl>
    <w:lvl w:ilvl="3" w:tplc="27E049AE">
      <w:start w:val="1"/>
      <w:numFmt w:val="bullet"/>
      <w:lvlText w:val=""/>
      <w:lvlJc w:val="left"/>
      <w:pPr>
        <w:ind w:left="2880" w:hanging="360"/>
      </w:pPr>
      <w:rPr>
        <w:rFonts w:hint="default" w:ascii="Symbol" w:hAnsi="Symbol"/>
      </w:rPr>
    </w:lvl>
    <w:lvl w:ilvl="4" w:tplc="0CEE7798">
      <w:start w:val="1"/>
      <w:numFmt w:val="bullet"/>
      <w:lvlText w:val="o"/>
      <w:lvlJc w:val="left"/>
      <w:pPr>
        <w:ind w:left="3600" w:hanging="360"/>
      </w:pPr>
      <w:rPr>
        <w:rFonts w:hint="default" w:ascii="Courier New" w:hAnsi="Courier New"/>
      </w:rPr>
    </w:lvl>
    <w:lvl w:ilvl="5" w:tplc="6CAC6D7C">
      <w:start w:val="1"/>
      <w:numFmt w:val="bullet"/>
      <w:lvlText w:val=""/>
      <w:lvlJc w:val="left"/>
      <w:pPr>
        <w:ind w:left="4320" w:hanging="360"/>
      </w:pPr>
      <w:rPr>
        <w:rFonts w:hint="default" w:ascii="Wingdings" w:hAnsi="Wingdings"/>
      </w:rPr>
    </w:lvl>
    <w:lvl w:ilvl="6" w:tplc="8CAC0788">
      <w:start w:val="1"/>
      <w:numFmt w:val="bullet"/>
      <w:lvlText w:val=""/>
      <w:lvlJc w:val="left"/>
      <w:pPr>
        <w:ind w:left="5040" w:hanging="360"/>
      </w:pPr>
      <w:rPr>
        <w:rFonts w:hint="default" w:ascii="Symbol" w:hAnsi="Symbol"/>
      </w:rPr>
    </w:lvl>
    <w:lvl w:ilvl="7" w:tplc="4E2AFDB4">
      <w:start w:val="1"/>
      <w:numFmt w:val="bullet"/>
      <w:lvlText w:val="o"/>
      <w:lvlJc w:val="left"/>
      <w:pPr>
        <w:ind w:left="5760" w:hanging="360"/>
      </w:pPr>
      <w:rPr>
        <w:rFonts w:hint="default" w:ascii="Courier New" w:hAnsi="Courier New"/>
      </w:rPr>
    </w:lvl>
    <w:lvl w:ilvl="8" w:tplc="830025DA">
      <w:start w:val="1"/>
      <w:numFmt w:val="bullet"/>
      <w:lvlText w:val=""/>
      <w:lvlJc w:val="left"/>
      <w:pPr>
        <w:ind w:left="6480" w:hanging="360"/>
      </w:pPr>
      <w:rPr>
        <w:rFonts w:hint="default" w:ascii="Wingdings" w:hAnsi="Wingdings"/>
      </w:rPr>
    </w:lvl>
  </w:abstractNum>
  <w:abstractNum w:abstractNumId="21" w15:restartNumberingAfterBreak="0">
    <w:nsid w:val="5E1593C5"/>
    <w:multiLevelType w:val="hybridMultilevel"/>
    <w:tmpl w:val="FFFFFFFF"/>
    <w:lvl w:ilvl="0" w:tplc="1884D0D2">
      <w:start w:val="1"/>
      <w:numFmt w:val="bullet"/>
      <w:lvlText w:val=""/>
      <w:lvlJc w:val="left"/>
      <w:pPr>
        <w:ind w:left="720" w:hanging="360"/>
      </w:pPr>
      <w:rPr>
        <w:rFonts w:hint="default" w:ascii="Symbol" w:hAnsi="Symbol"/>
      </w:rPr>
    </w:lvl>
    <w:lvl w:ilvl="1" w:tplc="9B268E74">
      <w:start w:val="1"/>
      <w:numFmt w:val="bullet"/>
      <w:lvlText w:val="o"/>
      <w:lvlJc w:val="left"/>
      <w:pPr>
        <w:ind w:left="1440" w:hanging="360"/>
      </w:pPr>
      <w:rPr>
        <w:rFonts w:hint="default" w:ascii="Courier New" w:hAnsi="Courier New"/>
      </w:rPr>
    </w:lvl>
    <w:lvl w:ilvl="2" w:tplc="735C2102">
      <w:start w:val="1"/>
      <w:numFmt w:val="bullet"/>
      <w:lvlText w:val=""/>
      <w:lvlJc w:val="left"/>
      <w:pPr>
        <w:ind w:left="2160" w:hanging="360"/>
      </w:pPr>
      <w:rPr>
        <w:rFonts w:hint="default" w:ascii="Wingdings" w:hAnsi="Wingdings"/>
      </w:rPr>
    </w:lvl>
    <w:lvl w:ilvl="3" w:tplc="A21A2E3E">
      <w:start w:val="1"/>
      <w:numFmt w:val="bullet"/>
      <w:lvlText w:val=""/>
      <w:lvlJc w:val="left"/>
      <w:pPr>
        <w:ind w:left="2880" w:hanging="360"/>
      </w:pPr>
      <w:rPr>
        <w:rFonts w:hint="default" w:ascii="Symbol" w:hAnsi="Symbol"/>
      </w:rPr>
    </w:lvl>
    <w:lvl w:ilvl="4" w:tplc="7B5CDFE4">
      <w:start w:val="1"/>
      <w:numFmt w:val="bullet"/>
      <w:lvlText w:val="o"/>
      <w:lvlJc w:val="left"/>
      <w:pPr>
        <w:ind w:left="3600" w:hanging="360"/>
      </w:pPr>
      <w:rPr>
        <w:rFonts w:hint="default" w:ascii="Courier New" w:hAnsi="Courier New"/>
      </w:rPr>
    </w:lvl>
    <w:lvl w:ilvl="5" w:tplc="D2D0194A">
      <w:start w:val="1"/>
      <w:numFmt w:val="bullet"/>
      <w:lvlText w:val=""/>
      <w:lvlJc w:val="left"/>
      <w:pPr>
        <w:ind w:left="4320" w:hanging="360"/>
      </w:pPr>
      <w:rPr>
        <w:rFonts w:hint="default" w:ascii="Wingdings" w:hAnsi="Wingdings"/>
      </w:rPr>
    </w:lvl>
    <w:lvl w:ilvl="6" w:tplc="B6068B4A">
      <w:start w:val="1"/>
      <w:numFmt w:val="bullet"/>
      <w:lvlText w:val=""/>
      <w:lvlJc w:val="left"/>
      <w:pPr>
        <w:ind w:left="5040" w:hanging="360"/>
      </w:pPr>
      <w:rPr>
        <w:rFonts w:hint="default" w:ascii="Symbol" w:hAnsi="Symbol"/>
      </w:rPr>
    </w:lvl>
    <w:lvl w:ilvl="7" w:tplc="3626B62C">
      <w:start w:val="1"/>
      <w:numFmt w:val="bullet"/>
      <w:lvlText w:val="o"/>
      <w:lvlJc w:val="left"/>
      <w:pPr>
        <w:ind w:left="5760" w:hanging="360"/>
      </w:pPr>
      <w:rPr>
        <w:rFonts w:hint="default" w:ascii="Courier New" w:hAnsi="Courier New"/>
      </w:rPr>
    </w:lvl>
    <w:lvl w:ilvl="8" w:tplc="2D6C06C2">
      <w:start w:val="1"/>
      <w:numFmt w:val="bullet"/>
      <w:lvlText w:val=""/>
      <w:lvlJc w:val="left"/>
      <w:pPr>
        <w:ind w:left="6480" w:hanging="360"/>
      </w:pPr>
      <w:rPr>
        <w:rFonts w:hint="default" w:ascii="Wingdings" w:hAnsi="Wingdings"/>
      </w:rPr>
    </w:lvl>
  </w:abstractNum>
  <w:abstractNum w:abstractNumId="22" w15:restartNumberingAfterBreak="0">
    <w:nsid w:val="64EC7C79"/>
    <w:multiLevelType w:val="hybridMultilevel"/>
    <w:tmpl w:val="09A2DC80"/>
    <w:lvl w:ilvl="0" w:tplc="04080001">
      <w:start w:val="1"/>
      <w:numFmt w:val="bullet"/>
      <w:lvlText w:val=""/>
      <w:lvlJc w:val="left"/>
      <w:pPr>
        <w:ind w:left="720" w:hanging="360"/>
      </w:pPr>
      <w:rPr>
        <w:rFonts w:hint="default" w:ascii="Symbol" w:hAnsi="Symbol"/>
      </w:rPr>
    </w:lvl>
    <w:lvl w:ilvl="1" w:tplc="04080003" w:tentative="1">
      <w:start w:val="1"/>
      <w:numFmt w:val="bullet"/>
      <w:lvlText w:val="o"/>
      <w:lvlJc w:val="left"/>
      <w:pPr>
        <w:ind w:left="1440" w:hanging="360"/>
      </w:pPr>
      <w:rPr>
        <w:rFonts w:hint="default" w:ascii="Courier New" w:hAnsi="Courier New" w:cs="Courier New"/>
      </w:rPr>
    </w:lvl>
    <w:lvl w:ilvl="2" w:tplc="04080005" w:tentative="1">
      <w:start w:val="1"/>
      <w:numFmt w:val="bullet"/>
      <w:lvlText w:val=""/>
      <w:lvlJc w:val="left"/>
      <w:pPr>
        <w:ind w:left="2160" w:hanging="360"/>
      </w:pPr>
      <w:rPr>
        <w:rFonts w:hint="default" w:ascii="Wingdings" w:hAnsi="Wingdings"/>
      </w:rPr>
    </w:lvl>
    <w:lvl w:ilvl="3" w:tplc="04080001" w:tentative="1">
      <w:start w:val="1"/>
      <w:numFmt w:val="bullet"/>
      <w:lvlText w:val=""/>
      <w:lvlJc w:val="left"/>
      <w:pPr>
        <w:ind w:left="2880" w:hanging="360"/>
      </w:pPr>
      <w:rPr>
        <w:rFonts w:hint="default" w:ascii="Symbol" w:hAnsi="Symbol"/>
      </w:rPr>
    </w:lvl>
    <w:lvl w:ilvl="4" w:tplc="04080003" w:tentative="1">
      <w:start w:val="1"/>
      <w:numFmt w:val="bullet"/>
      <w:lvlText w:val="o"/>
      <w:lvlJc w:val="left"/>
      <w:pPr>
        <w:ind w:left="3600" w:hanging="360"/>
      </w:pPr>
      <w:rPr>
        <w:rFonts w:hint="default" w:ascii="Courier New" w:hAnsi="Courier New" w:cs="Courier New"/>
      </w:rPr>
    </w:lvl>
    <w:lvl w:ilvl="5" w:tplc="04080005" w:tentative="1">
      <w:start w:val="1"/>
      <w:numFmt w:val="bullet"/>
      <w:lvlText w:val=""/>
      <w:lvlJc w:val="left"/>
      <w:pPr>
        <w:ind w:left="4320" w:hanging="360"/>
      </w:pPr>
      <w:rPr>
        <w:rFonts w:hint="default" w:ascii="Wingdings" w:hAnsi="Wingdings"/>
      </w:rPr>
    </w:lvl>
    <w:lvl w:ilvl="6" w:tplc="04080001" w:tentative="1">
      <w:start w:val="1"/>
      <w:numFmt w:val="bullet"/>
      <w:lvlText w:val=""/>
      <w:lvlJc w:val="left"/>
      <w:pPr>
        <w:ind w:left="5040" w:hanging="360"/>
      </w:pPr>
      <w:rPr>
        <w:rFonts w:hint="default" w:ascii="Symbol" w:hAnsi="Symbol"/>
      </w:rPr>
    </w:lvl>
    <w:lvl w:ilvl="7" w:tplc="04080003" w:tentative="1">
      <w:start w:val="1"/>
      <w:numFmt w:val="bullet"/>
      <w:lvlText w:val="o"/>
      <w:lvlJc w:val="left"/>
      <w:pPr>
        <w:ind w:left="5760" w:hanging="360"/>
      </w:pPr>
      <w:rPr>
        <w:rFonts w:hint="default" w:ascii="Courier New" w:hAnsi="Courier New" w:cs="Courier New"/>
      </w:rPr>
    </w:lvl>
    <w:lvl w:ilvl="8" w:tplc="04080005" w:tentative="1">
      <w:start w:val="1"/>
      <w:numFmt w:val="bullet"/>
      <w:lvlText w:val=""/>
      <w:lvlJc w:val="left"/>
      <w:pPr>
        <w:ind w:left="6480" w:hanging="360"/>
      </w:pPr>
      <w:rPr>
        <w:rFonts w:hint="default" w:ascii="Wingdings" w:hAnsi="Wingdings"/>
      </w:rPr>
    </w:lvl>
  </w:abstractNum>
  <w:abstractNum w:abstractNumId="23" w15:restartNumberingAfterBreak="0">
    <w:nsid w:val="6C098A16"/>
    <w:multiLevelType w:val="hybridMultilevel"/>
    <w:tmpl w:val="71B47F8E"/>
    <w:lvl w:ilvl="0" w:tplc="E7286930">
      <w:start w:val="1"/>
      <w:numFmt w:val="decimal"/>
      <w:lvlText w:val="%1."/>
      <w:lvlJc w:val="left"/>
      <w:pPr>
        <w:ind w:left="720" w:hanging="360"/>
      </w:pPr>
    </w:lvl>
    <w:lvl w:ilvl="1" w:tplc="B164D8AE">
      <w:start w:val="1"/>
      <w:numFmt w:val="lowerLetter"/>
      <w:lvlText w:val="%2."/>
      <w:lvlJc w:val="left"/>
      <w:pPr>
        <w:ind w:left="1440" w:hanging="360"/>
      </w:pPr>
    </w:lvl>
    <w:lvl w:ilvl="2" w:tplc="3AECB79A">
      <w:start w:val="1"/>
      <w:numFmt w:val="lowerRoman"/>
      <w:lvlText w:val="%3."/>
      <w:lvlJc w:val="right"/>
      <w:pPr>
        <w:ind w:left="2160" w:hanging="180"/>
      </w:pPr>
    </w:lvl>
    <w:lvl w:ilvl="3" w:tplc="415A81E8">
      <w:start w:val="1"/>
      <w:numFmt w:val="decimal"/>
      <w:lvlText w:val="%4."/>
      <w:lvlJc w:val="left"/>
      <w:pPr>
        <w:ind w:left="2880" w:hanging="360"/>
      </w:pPr>
    </w:lvl>
    <w:lvl w:ilvl="4" w:tplc="01823EC0">
      <w:start w:val="1"/>
      <w:numFmt w:val="lowerLetter"/>
      <w:lvlText w:val="%5."/>
      <w:lvlJc w:val="left"/>
      <w:pPr>
        <w:ind w:left="3600" w:hanging="360"/>
      </w:pPr>
    </w:lvl>
    <w:lvl w:ilvl="5" w:tplc="D4D6ADD0">
      <w:start w:val="1"/>
      <w:numFmt w:val="lowerRoman"/>
      <w:lvlText w:val="%6."/>
      <w:lvlJc w:val="right"/>
      <w:pPr>
        <w:ind w:left="4320" w:hanging="180"/>
      </w:pPr>
    </w:lvl>
    <w:lvl w:ilvl="6" w:tplc="788CF350">
      <w:start w:val="1"/>
      <w:numFmt w:val="decimal"/>
      <w:lvlText w:val="%7."/>
      <w:lvlJc w:val="left"/>
      <w:pPr>
        <w:ind w:left="5040" w:hanging="360"/>
      </w:pPr>
    </w:lvl>
    <w:lvl w:ilvl="7" w:tplc="D4649372">
      <w:start w:val="1"/>
      <w:numFmt w:val="lowerLetter"/>
      <w:lvlText w:val="%8."/>
      <w:lvlJc w:val="left"/>
      <w:pPr>
        <w:ind w:left="5760" w:hanging="360"/>
      </w:pPr>
    </w:lvl>
    <w:lvl w:ilvl="8" w:tplc="F5AC6920">
      <w:start w:val="1"/>
      <w:numFmt w:val="lowerRoman"/>
      <w:lvlText w:val="%9."/>
      <w:lvlJc w:val="right"/>
      <w:pPr>
        <w:ind w:left="6480" w:hanging="180"/>
      </w:pPr>
    </w:lvl>
  </w:abstractNum>
  <w:abstractNum w:abstractNumId="24" w15:restartNumberingAfterBreak="0">
    <w:nsid w:val="705B0A01"/>
    <w:multiLevelType w:val="hybridMultilevel"/>
    <w:tmpl w:val="FFFFFFFF"/>
    <w:lvl w:ilvl="0" w:tplc="F996B8AE">
      <w:start w:val="3"/>
      <w:numFmt w:val="decimal"/>
      <w:lvlText w:val="%1."/>
      <w:lvlJc w:val="left"/>
      <w:pPr>
        <w:ind w:left="720" w:hanging="360"/>
      </w:pPr>
      <w:rPr>
        <w:rFonts w:hint="default" w:ascii="Times New Roman" w:hAnsi="Times New Roman"/>
      </w:rPr>
    </w:lvl>
    <w:lvl w:ilvl="1" w:tplc="A0E84E78">
      <w:start w:val="1"/>
      <w:numFmt w:val="lowerLetter"/>
      <w:lvlText w:val="%2."/>
      <w:lvlJc w:val="left"/>
      <w:pPr>
        <w:ind w:left="1440" w:hanging="360"/>
      </w:pPr>
    </w:lvl>
    <w:lvl w:ilvl="2" w:tplc="E67A8A9A">
      <w:start w:val="1"/>
      <w:numFmt w:val="lowerRoman"/>
      <w:lvlText w:val="%3."/>
      <w:lvlJc w:val="right"/>
      <w:pPr>
        <w:ind w:left="2160" w:hanging="180"/>
      </w:pPr>
    </w:lvl>
    <w:lvl w:ilvl="3" w:tplc="DF0C8048">
      <w:start w:val="1"/>
      <w:numFmt w:val="decimal"/>
      <w:lvlText w:val="%4."/>
      <w:lvlJc w:val="left"/>
      <w:pPr>
        <w:ind w:left="2880" w:hanging="360"/>
      </w:pPr>
    </w:lvl>
    <w:lvl w:ilvl="4" w:tplc="DC381054">
      <w:start w:val="1"/>
      <w:numFmt w:val="lowerLetter"/>
      <w:lvlText w:val="%5."/>
      <w:lvlJc w:val="left"/>
      <w:pPr>
        <w:ind w:left="3600" w:hanging="360"/>
      </w:pPr>
    </w:lvl>
    <w:lvl w:ilvl="5" w:tplc="B52E2FC8">
      <w:start w:val="1"/>
      <w:numFmt w:val="lowerRoman"/>
      <w:lvlText w:val="%6."/>
      <w:lvlJc w:val="right"/>
      <w:pPr>
        <w:ind w:left="4320" w:hanging="180"/>
      </w:pPr>
    </w:lvl>
    <w:lvl w:ilvl="6" w:tplc="50B0EB68">
      <w:start w:val="1"/>
      <w:numFmt w:val="decimal"/>
      <w:lvlText w:val="%7."/>
      <w:lvlJc w:val="left"/>
      <w:pPr>
        <w:ind w:left="5040" w:hanging="360"/>
      </w:pPr>
    </w:lvl>
    <w:lvl w:ilvl="7" w:tplc="98383F10">
      <w:start w:val="1"/>
      <w:numFmt w:val="lowerLetter"/>
      <w:lvlText w:val="%8."/>
      <w:lvlJc w:val="left"/>
      <w:pPr>
        <w:ind w:left="5760" w:hanging="360"/>
      </w:pPr>
    </w:lvl>
    <w:lvl w:ilvl="8" w:tplc="9AEE4350">
      <w:start w:val="1"/>
      <w:numFmt w:val="lowerRoman"/>
      <w:lvlText w:val="%9."/>
      <w:lvlJc w:val="right"/>
      <w:pPr>
        <w:ind w:left="6480" w:hanging="180"/>
      </w:pPr>
    </w:lvl>
  </w:abstractNum>
  <w:abstractNum w:abstractNumId="25" w15:restartNumberingAfterBreak="0">
    <w:nsid w:val="73A67453"/>
    <w:multiLevelType w:val="multilevel"/>
    <w:tmpl w:val="16D4075C"/>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7E1CAD33"/>
    <w:multiLevelType w:val="hybridMultilevel"/>
    <w:tmpl w:val="FFFFFFFF"/>
    <w:lvl w:ilvl="0" w:tplc="C8C4BD3E">
      <w:start w:val="2"/>
      <w:numFmt w:val="decimal"/>
      <w:lvlText w:val="%1."/>
      <w:lvlJc w:val="left"/>
      <w:pPr>
        <w:ind w:left="720" w:hanging="360"/>
      </w:pPr>
      <w:rPr>
        <w:rFonts w:hint="default" w:ascii="Times New Roman" w:hAnsi="Times New Roman"/>
      </w:rPr>
    </w:lvl>
    <w:lvl w:ilvl="1" w:tplc="A8BCA254">
      <w:start w:val="1"/>
      <w:numFmt w:val="lowerLetter"/>
      <w:lvlText w:val="%2."/>
      <w:lvlJc w:val="left"/>
      <w:pPr>
        <w:ind w:left="1440" w:hanging="360"/>
      </w:pPr>
    </w:lvl>
    <w:lvl w:ilvl="2" w:tplc="12DA8A2E">
      <w:start w:val="1"/>
      <w:numFmt w:val="lowerRoman"/>
      <w:lvlText w:val="%3."/>
      <w:lvlJc w:val="right"/>
      <w:pPr>
        <w:ind w:left="2160" w:hanging="180"/>
      </w:pPr>
    </w:lvl>
    <w:lvl w:ilvl="3" w:tplc="74BCC92A">
      <w:start w:val="1"/>
      <w:numFmt w:val="decimal"/>
      <w:lvlText w:val="%4."/>
      <w:lvlJc w:val="left"/>
      <w:pPr>
        <w:ind w:left="2880" w:hanging="360"/>
      </w:pPr>
    </w:lvl>
    <w:lvl w:ilvl="4" w:tplc="CE30C504">
      <w:start w:val="1"/>
      <w:numFmt w:val="lowerLetter"/>
      <w:lvlText w:val="%5."/>
      <w:lvlJc w:val="left"/>
      <w:pPr>
        <w:ind w:left="3600" w:hanging="360"/>
      </w:pPr>
    </w:lvl>
    <w:lvl w:ilvl="5" w:tplc="AE5C95A0">
      <w:start w:val="1"/>
      <w:numFmt w:val="lowerRoman"/>
      <w:lvlText w:val="%6."/>
      <w:lvlJc w:val="right"/>
      <w:pPr>
        <w:ind w:left="4320" w:hanging="180"/>
      </w:pPr>
    </w:lvl>
    <w:lvl w:ilvl="6" w:tplc="B2285886">
      <w:start w:val="1"/>
      <w:numFmt w:val="decimal"/>
      <w:lvlText w:val="%7."/>
      <w:lvlJc w:val="left"/>
      <w:pPr>
        <w:ind w:left="5040" w:hanging="360"/>
      </w:pPr>
    </w:lvl>
    <w:lvl w:ilvl="7" w:tplc="9E9AF868">
      <w:start w:val="1"/>
      <w:numFmt w:val="lowerLetter"/>
      <w:lvlText w:val="%8."/>
      <w:lvlJc w:val="left"/>
      <w:pPr>
        <w:ind w:left="5760" w:hanging="360"/>
      </w:pPr>
    </w:lvl>
    <w:lvl w:ilvl="8" w:tplc="72BAE7AE">
      <w:start w:val="1"/>
      <w:numFmt w:val="lowerRoman"/>
      <w:lvlText w:val="%9."/>
      <w:lvlJc w:val="right"/>
      <w:pPr>
        <w:ind w:left="6480" w:hanging="180"/>
      </w:pPr>
    </w:lvl>
  </w:abstractNum>
  <w:num w:numId="1" w16cid:durableId="651520141">
    <w:abstractNumId w:val="24"/>
  </w:num>
  <w:num w:numId="2" w16cid:durableId="1306616841">
    <w:abstractNumId w:val="17"/>
  </w:num>
  <w:num w:numId="3" w16cid:durableId="1667249572">
    <w:abstractNumId w:val="14"/>
  </w:num>
  <w:num w:numId="4" w16cid:durableId="1520123625">
    <w:abstractNumId w:val="26"/>
  </w:num>
  <w:num w:numId="5" w16cid:durableId="1381706734">
    <w:abstractNumId w:val="20"/>
  </w:num>
  <w:num w:numId="6" w16cid:durableId="1695154394">
    <w:abstractNumId w:val="15"/>
  </w:num>
  <w:num w:numId="7" w16cid:durableId="1818260781">
    <w:abstractNumId w:val="21"/>
  </w:num>
  <w:num w:numId="8" w16cid:durableId="1120993316">
    <w:abstractNumId w:val="11"/>
  </w:num>
  <w:num w:numId="9" w16cid:durableId="1001810259">
    <w:abstractNumId w:val="18"/>
  </w:num>
  <w:num w:numId="10" w16cid:durableId="1657685521">
    <w:abstractNumId w:val="23"/>
  </w:num>
  <w:num w:numId="11" w16cid:durableId="666446218">
    <w:abstractNumId w:val="25"/>
  </w:num>
  <w:num w:numId="12" w16cid:durableId="705065453">
    <w:abstractNumId w:val="3"/>
  </w:num>
  <w:num w:numId="13" w16cid:durableId="2072844393">
    <w:abstractNumId w:val="2"/>
  </w:num>
  <w:num w:numId="14" w16cid:durableId="1328241193">
    <w:abstractNumId w:val="1"/>
  </w:num>
  <w:num w:numId="15" w16cid:durableId="16124237">
    <w:abstractNumId w:val="0"/>
  </w:num>
  <w:num w:numId="16" w16cid:durableId="1911767352">
    <w:abstractNumId w:val="9"/>
  </w:num>
  <w:num w:numId="17" w16cid:durableId="1016344130">
    <w:abstractNumId w:val="7"/>
  </w:num>
  <w:num w:numId="18" w16cid:durableId="51078327">
    <w:abstractNumId w:val="6"/>
  </w:num>
  <w:num w:numId="19" w16cid:durableId="1052460056">
    <w:abstractNumId w:val="5"/>
  </w:num>
  <w:num w:numId="20" w16cid:durableId="1673100246">
    <w:abstractNumId w:val="4"/>
  </w:num>
  <w:num w:numId="21" w16cid:durableId="1853177566">
    <w:abstractNumId w:val="12"/>
  </w:num>
  <w:num w:numId="22" w16cid:durableId="1956061427">
    <w:abstractNumId w:val="9"/>
  </w:num>
  <w:num w:numId="23" w16cid:durableId="187973578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934155">
    <w:abstractNumId w:val="13"/>
  </w:num>
  <w:num w:numId="25" w16cid:durableId="951522687">
    <w:abstractNumId w:val="10"/>
  </w:num>
  <w:num w:numId="26" w16cid:durableId="277033383">
    <w:abstractNumId w:val="16"/>
  </w:num>
  <w:num w:numId="27" w16cid:durableId="1448623050">
    <w:abstractNumId w:val="8"/>
  </w:num>
  <w:num w:numId="28" w16cid:durableId="2014601725">
    <w:abstractNumId w:val="22"/>
  </w:num>
  <w:num w:numId="29" w16cid:durableId="4128226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trackRevisions w:val="false"/>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B5F"/>
    <w:rsid w:val="00005602"/>
    <w:rsid w:val="000201AE"/>
    <w:rsid w:val="00023CF5"/>
    <w:rsid w:val="0002758F"/>
    <w:rsid w:val="000304A9"/>
    <w:rsid w:val="0003176C"/>
    <w:rsid w:val="00031AAF"/>
    <w:rsid w:val="00035827"/>
    <w:rsid w:val="000428AA"/>
    <w:rsid w:val="00043BE7"/>
    <w:rsid w:val="00080631"/>
    <w:rsid w:val="00081E07"/>
    <w:rsid w:val="00083807"/>
    <w:rsid w:val="0008495A"/>
    <w:rsid w:val="000879D1"/>
    <w:rsid w:val="000927CE"/>
    <w:rsid w:val="000A259F"/>
    <w:rsid w:val="000B038B"/>
    <w:rsid w:val="000B60C8"/>
    <w:rsid w:val="000B7A0E"/>
    <w:rsid w:val="000C0799"/>
    <w:rsid w:val="000C1AB0"/>
    <w:rsid w:val="000C3854"/>
    <w:rsid w:val="000C60F9"/>
    <w:rsid w:val="000D29F7"/>
    <w:rsid w:val="000D4286"/>
    <w:rsid w:val="000D787A"/>
    <w:rsid w:val="000E61A3"/>
    <w:rsid w:val="000E72B3"/>
    <w:rsid w:val="0010206C"/>
    <w:rsid w:val="00104807"/>
    <w:rsid w:val="00106E6E"/>
    <w:rsid w:val="0011207E"/>
    <w:rsid w:val="001274D6"/>
    <w:rsid w:val="0013313C"/>
    <w:rsid w:val="00136C6B"/>
    <w:rsid w:val="00142663"/>
    <w:rsid w:val="00151F68"/>
    <w:rsid w:val="001618C7"/>
    <w:rsid w:val="00177F89"/>
    <w:rsid w:val="00180948"/>
    <w:rsid w:val="00192B5F"/>
    <w:rsid w:val="0019680D"/>
    <w:rsid w:val="001A52B3"/>
    <w:rsid w:val="001A7D3F"/>
    <w:rsid w:val="001B2002"/>
    <w:rsid w:val="001B4BB9"/>
    <w:rsid w:val="001C31B9"/>
    <w:rsid w:val="001D6EBF"/>
    <w:rsid w:val="001E2B92"/>
    <w:rsid w:val="001E57BB"/>
    <w:rsid w:val="00203E07"/>
    <w:rsid w:val="00220B93"/>
    <w:rsid w:val="00222EC5"/>
    <w:rsid w:val="0023309C"/>
    <w:rsid w:val="002346A2"/>
    <w:rsid w:val="00235637"/>
    <w:rsid w:val="00237D8B"/>
    <w:rsid w:val="002611BD"/>
    <w:rsid w:val="00270986"/>
    <w:rsid w:val="002870D2"/>
    <w:rsid w:val="002A223C"/>
    <w:rsid w:val="002A573F"/>
    <w:rsid w:val="002B776A"/>
    <w:rsid w:val="002C415B"/>
    <w:rsid w:val="002C6318"/>
    <w:rsid w:val="002C78D4"/>
    <w:rsid w:val="002D16E8"/>
    <w:rsid w:val="002D79C7"/>
    <w:rsid w:val="002E080D"/>
    <w:rsid w:val="002E1A37"/>
    <w:rsid w:val="002E7594"/>
    <w:rsid w:val="002F397F"/>
    <w:rsid w:val="002F3CB4"/>
    <w:rsid w:val="002F7366"/>
    <w:rsid w:val="003129EF"/>
    <w:rsid w:val="00313E13"/>
    <w:rsid w:val="003172CF"/>
    <w:rsid w:val="003179B8"/>
    <w:rsid w:val="00320D0E"/>
    <w:rsid w:val="00324BC6"/>
    <w:rsid w:val="0032624C"/>
    <w:rsid w:val="00343264"/>
    <w:rsid w:val="00344CEB"/>
    <w:rsid w:val="0035044E"/>
    <w:rsid w:val="0036067A"/>
    <w:rsid w:val="003636F1"/>
    <w:rsid w:val="00364EFB"/>
    <w:rsid w:val="0036617B"/>
    <w:rsid w:val="00375DB3"/>
    <w:rsid w:val="00390A71"/>
    <w:rsid w:val="003977E2"/>
    <w:rsid w:val="00397B79"/>
    <w:rsid w:val="003A0FEC"/>
    <w:rsid w:val="003B7AA0"/>
    <w:rsid w:val="003C7451"/>
    <w:rsid w:val="003D1AD5"/>
    <w:rsid w:val="003D7FD1"/>
    <w:rsid w:val="003E0B41"/>
    <w:rsid w:val="003E74E0"/>
    <w:rsid w:val="003F022F"/>
    <w:rsid w:val="003F0BD7"/>
    <w:rsid w:val="003F6C4F"/>
    <w:rsid w:val="00402246"/>
    <w:rsid w:val="00403838"/>
    <w:rsid w:val="00411FB3"/>
    <w:rsid w:val="00423510"/>
    <w:rsid w:val="00427EAA"/>
    <w:rsid w:val="00432E5E"/>
    <w:rsid w:val="004333A3"/>
    <w:rsid w:val="00435491"/>
    <w:rsid w:val="004457CA"/>
    <w:rsid w:val="004539FA"/>
    <w:rsid w:val="00457303"/>
    <w:rsid w:val="004579C9"/>
    <w:rsid w:val="00463F60"/>
    <w:rsid w:val="00466ABB"/>
    <w:rsid w:val="004712F7"/>
    <w:rsid w:val="00472FE4"/>
    <w:rsid w:val="00474FB1"/>
    <w:rsid w:val="00476DDD"/>
    <w:rsid w:val="004777EC"/>
    <w:rsid w:val="00477D07"/>
    <w:rsid w:val="00481060"/>
    <w:rsid w:val="004837C7"/>
    <w:rsid w:val="00483F66"/>
    <w:rsid w:val="00484A40"/>
    <w:rsid w:val="00487920"/>
    <w:rsid w:val="00490DE9"/>
    <w:rsid w:val="004E08FC"/>
    <w:rsid w:val="004E0B05"/>
    <w:rsid w:val="004F2653"/>
    <w:rsid w:val="004F6E9F"/>
    <w:rsid w:val="00502996"/>
    <w:rsid w:val="00504B4B"/>
    <w:rsid w:val="00510377"/>
    <w:rsid w:val="00511B68"/>
    <w:rsid w:val="00513734"/>
    <w:rsid w:val="00530046"/>
    <w:rsid w:val="00531996"/>
    <w:rsid w:val="0053723A"/>
    <w:rsid w:val="0053742B"/>
    <w:rsid w:val="005377E7"/>
    <w:rsid w:val="00544F9C"/>
    <w:rsid w:val="00545256"/>
    <w:rsid w:val="00551990"/>
    <w:rsid w:val="00553493"/>
    <w:rsid w:val="005537A8"/>
    <w:rsid w:val="0056402E"/>
    <w:rsid w:val="00567393"/>
    <w:rsid w:val="00575871"/>
    <w:rsid w:val="00580BEC"/>
    <w:rsid w:val="005834AA"/>
    <w:rsid w:val="00586919"/>
    <w:rsid w:val="005874C7"/>
    <w:rsid w:val="00594D98"/>
    <w:rsid w:val="00597443"/>
    <w:rsid w:val="005A167A"/>
    <w:rsid w:val="005A403A"/>
    <w:rsid w:val="005A6F62"/>
    <w:rsid w:val="005C46D7"/>
    <w:rsid w:val="005C4A0C"/>
    <w:rsid w:val="005C6423"/>
    <w:rsid w:val="005E0CDB"/>
    <w:rsid w:val="005E6DDF"/>
    <w:rsid w:val="005F29FB"/>
    <w:rsid w:val="005F486D"/>
    <w:rsid w:val="0060662E"/>
    <w:rsid w:val="00606B0F"/>
    <w:rsid w:val="00610B14"/>
    <w:rsid w:val="006137D6"/>
    <w:rsid w:val="0062499E"/>
    <w:rsid w:val="00641AFF"/>
    <w:rsid w:val="00643F9D"/>
    <w:rsid w:val="006553F9"/>
    <w:rsid w:val="00656054"/>
    <w:rsid w:val="00657B38"/>
    <w:rsid w:val="0066725C"/>
    <w:rsid w:val="006741D1"/>
    <w:rsid w:val="00682B8B"/>
    <w:rsid w:val="006939D7"/>
    <w:rsid w:val="00693ED8"/>
    <w:rsid w:val="00695617"/>
    <w:rsid w:val="0069637A"/>
    <w:rsid w:val="00697C2E"/>
    <w:rsid w:val="006A1A6E"/>
    <w:rsid w:val="006A282B"/>
    <w:rsid w:val="006A5588"/>
    <w:rsid w:val="006A60A8"/>
    <w:rsid w:val="006B3AC6"/>
    <w:rsid w:val="006B4C53"/>
    <w:rsid w:val="006C0636"/>
    <w:rsid w:val="006C15A9"/>
    <w:rsid w:val="006C4DA1"/>
    <w:rsid w:val="006D4BBC"/>
    <w:rsid w:val="006D6858"/>
    <w:rsid w:val="006E43A5"/>
    <w:rsid w:val="006E6496"/>
    <w:rsid w:val="006E7B89"/>
    <w:rsid w:val="006F3BC4"/>
    <w:rsid w:val="00713B8B"/>
    <w:rsid w:val="00734C67"/>
    <w:rsid w:val="00737193"/>
    <w:rsid w:val="00743CEF"/>
    <w:rsid w:val="007455BB"/>
    <w:rsid w:val="0075521F"/>
    <w:rsid w:val="00760274"/>
    <w:rsid w:val="00766BEC"/>
    <w:rsid w:val="00771FBA"/>
    <w:rsid w:val="00772B6E"/>
    <w:rsid w:val="007747C5"/>
    <w:rsid w:val="007762DA"/>
    <w:rsid w:val="00780F76"/>
    <w:rsid w:val="007829D2"/>
    <w:rsid w:val="00783074"/>
    <w:rsid w:val="0078522D"/>
    <w:rsid w:val="007A0B53"/>
    <w:rsid w:val="007A1E1D"/>
    <w:rsid w:val="007A2E77"/>
    <w:rsid w:val="007B1B82"/>
    <w:rsid w:val="007B5026"/>
    <w:rsid w:val="007B634A"/>
    <w:rsid w:val="007C2B1A"/>
    <w:rsid w:val="007C5139"/>
    <w:rsid w:val="007D6A3B"/>
    <w:rsid w:val="007E16FA"/>
    <w:rsid w:val="007E2F67"/>
    <w:rsid w:val="007E556C"/>
    <w:rsid w:val="007E646A"/>
    <w:rsid w:val="007F0A01"/>
    <w:rsid w:val="007F19A1"/>
    <w:rsid w:val="00801BBF"/>
    <w:rsid w:val="008046E7"/>
    <w:rsid w:val="00816FA9"/>
    <w:rsid w:val="008215CB"/>
    <w:rsid w:val="00822A22"/>
    <w:rsid w:val="00826C8A"/>
    <w:rsid w:val="00834506"/>
    <w:rsid w:val="00834E7E"/>
    <w:rsid w:val="00835EBB"/>
    <w:rsid w:val="008373A5"/>
    <w:rsid w:val="008378CF"/>
    <w:rsid w:val="00846580"/>
    <w:rsid w:val="008574B7"/>
    <w:rsid w:val="00861DA5"/>
    <w:rsid w:val="00870403"/>
    <w:rsid w:val="00871828"/>
    <w:rsid w:val="00875CBE"/>
    <w:rsid w:val="00877249"/>
    <w:rsid w:val="00877B39"/>
    <w:rsid w:val="00877F18"/>
    <w:rsid w:val="0088421B"/>
    <w:rsid w:val="00892643"/>
    <w:rsid w:val="00896A63"/>
    <w:rsid w:val="008A0BD6"/>
    <w:rsid w:val="008A525C"/>
    <w:rsid w:val="008B5012"/>
    <w:rsid w:val="008C16E6"/>
    <w:rsid w:val="008C5285"/>
    <w:rsid w:val="008D432D"/>
    <w:rsid w:val="008D4F31"/>
    <w:rsid w:val="008E1E90"/>
    <w:rsid w:val="00910C25"/>
    <w:rsid w:val="00911783"/>
    <w:rsid w:val="0091229C"/>
    <w:rsid w:val="009255D9"/>
    <w:rsid w:val="00934D21"/>
    <w:rsid w:val="00947BCD"/>
    <w:rsid w:val="00951ABB"/>
    <w:rsid w:val="00956703"/>
    <w:rsid w:val="00965574"/>
    <w:rsid w:val="00966771"/>
    <w:rsid w:val="0096693A"/>
    <w:rsid w:val="00972D16"/>
    <w:rsid w:val="00973775"/>
    <w:rsid w:val="00976057"/>
    <w:rsid w:val="0098004E"/>
    <w:rsid w:val="00990FED"/>
    <w:rsid w:val="0099293C"/>
    <w:rsid w:val="009A1249"/>
    <w:rsid w:val="009B2791"/>
    <w:rsid w:val="009B2C53"/>
    <w:rsid w:val="009B4834"/>
    <w:rsid w:val="009D137F"/>
    <w:rsid w:val="009D509B"/>
    <w:rsid w:val="009E08B7"/>
    <w:rsid w:val="009E5ED2"/>
    <w:rsid w:val="009E6EF9"/>
    <w:rsid w:val="009E7B9D"/>
    <w:rsid w:val="009E7F82"/>
    <w:rsid w:val="009F3552"/>
    <w:rsid w:val="00A010BF"/>
    <w:rsid w:val="00A076D6"/>
    <w:rsid w:val="00A16575"/>
    <w:rsid w:val="00A17B37"/>
    <w:rsid w:val="00A2125B"/>
    <w:rsid w:val="00A2157A"/>
    <w:rsid w:val="00A23320"/>
    <w:rsid w:val="00A273A8"/>
    <w:rsid w:val="00A51CEF"/>
    <w:rsid w:val="00A53A63"/>
    <w:rsid w:val="00A5509F"/>
    <w:rsid w:val="00A6449E"/>
    <w:rsid w:val="00A65242"/>
    <w:rsid w:val="00A755B3"/>
    <w:rsid w:val="00A80C68"/>
    <w:rsid w:val="00A81C34"/>
    <w:rsid w:val="00A87B49"/>
    <w:rsid w:val="00A96DA2"/>
    <w:rsid w:val="00AA1BE6"/>
    <w:rsid w:val="00AA24E5"/>
    <w:rsid w:val="00AA3A34"/>
    <w:rsid w:val="00AA5C9A"/>
    <w:rsid w:val="00AA617A"/>
    <w:rsid w:val="00AB167A"/>
    <w:rsid w:val="00AB233E"/>
    <w:rsid w:val="00AB24CA"/>
    <w:rsid w:val="00AB4D17"/>
    <w:rsid w:val="00AB57E2"/>
    <w:rsid w:val="00AB78AA"/>
    <w:rsid w:val="00AD354E"/>
    <w:rsid w:val="00AD5832"/>
    <w:rsid w:val="00AE1CB8"/>
    <w:rsid w:val="00AE247E"/>
    <w:rsid w:val="00AE3460"/>
    <w:rsid w:val="00AE4979"/>
    <w:rsid w:val="00AF5B57"/>
    <w:rsid w:val="00B12496"/>
    <w:rsid w:val="00B12794"/>
    <w:rsid w:val="00B14737"/>
    <w:rsid w:val="00B1580D"/>
    <w:rsid w:val="00B16AFC"/>
    <w:rsid w:val="00B30455"/>
    <w:rsid w:val="00B32309"/>
    <w:rsid w:val="00B33736"/>
    <w:rsid w:val="00B4285A"/>
    <w:rsid w:val="00B475C5"/>
    <w:rsid w:val="00B6290B"/>
    <w:rsid w:val="00B6416A"/>
    <w:rsid w:val="00B65986"/>
    <w:rsid w:val="00B71B19"/>
    <w:rsid w:val="00B90A3F"/>
    <w:rsid w:val="00BA0971"/>
    <w:rsid w:val="00BB32A9"/>
    <w:rsid w:val="00BB48AC"/>
    <w:rsid w:val="00BB557D"/>
    <w:rsid w:val="00BB70AE"/>
    <w:rsid w:val="00BB7B8B"/>
    <w:rsid w:val="00BC37A2"/>
    <w:rsid w:val="00BC5C00"/>
    <w:rsid w:val="00BC67B3"/>
    <w:rsid w:val="00BD5180"/>
    <w:rsid w:val="00BE0327"/>
    <w:rsid w:val="00BE3F3D"/>
    <w:rsid w:val="00BF0828"/>
    <w:rsid w:val="00BF2DAB"/>
    <w:rsid w:val="00BF3EE9"/>
    <w:rsid w:val="00C02681"/>
    <w:rsid w:val="00C047F0"/>
    <w:rsid w:val="00C05D43"/>
    <w:rsid w:val="00C079B5"/>
    <w:rsid w:val="00C12371"/>
    <w:rsid w:val="00C13434"/>
    <w:rsid w:val="00C273AB"/>
    <w:rsid w:val="00C40F7A"/>
    <w:rsid w:val="00C4184D"/>
    <w:rsid w:val="00C4216C"/>
    <w:rsid w:val="00C4242F"/>
    <w:rsid w:val="00C44D94"/>
    <w:rsid w:val="00C4705A"/>
    <w:rsid w:val="00C63DA4"/>
    <w:rsid w:val="00C75EA2"/>
    <w:rsid w:val="00C9584F"/>
    <w:rsid w:val="00CA6DE2"/>
    <w:rsid w:val="00CB1C91"/>
    <w:rsid w:val="00CB5F54"/>
    <w:rsid w:val="00CC149C"/>
    <w:rsid w:val="00CC3124"/>
    <w:rsid w:val="00CC3657"/>
    <w:rsid w:val="00CD2E9A"/>
    <w:rsid w:val="00CD3065"/>
    <w:rsid w:val="00CD420E"/>
    <w:rsid w:val="00CE30AC"/>
    <w:rsid w:val="00CE4E3C"/>
    <w:rsid w:val="00CE5537"/>
    <w:rsid w:val="00D02A34"/>
    <w:rsid w:val="00D0359F"/>
    <w:rsid w:val="00D03A47"/>
    <w:rsid w:val="00D04172"/>
    <w:rsid w:val="00D070FF"/>
    <w:rsid w:val="00D1170B"/>
    <w:rsid w:val="00D14B47"/>
    <w:rsid w:val="00D22238"/>
    <w:rsid w:val="00D2298A"/>
    <w:rsid w:val="00D27AB0"/>
    <w:rsid w:val="00D34726"/>
    <w:rsid w:val="00D36AD5"/>
    <w:rsid w:val="00D4372C"/>
    <w:rsid w:val="00D4779E"/>
    <w:rsid w:val="00D5371E"/>
    <w:rsid w:val="00D66DA2"/>
    <w:rsid w:val="00D673A2"/>
    <w:rsid w:val="00D80E44"/>
    <w:rsid w:val="00D81424"/>
    <w:rsid w:val="00D96C2F"/>
    <w:rsid w:val="00DA0E0E"/>
    <w:rsid w:val="00DA21A2"/>
    <w:rsid w:val="00DB74E2"/>
    <w:rsid w:val="00DC44C3"/>
    <w:rsid w:val="00DD1B75"/>
    <w:rsid w:val="00DD3E6C"/>
    <w:rsid w:val="00DD6D42"/>
    <w:rsid w:val="00DE1007"/>
    <w:rsid w:val="00DF0444"/>
    <w:rsid w:val="00DF19B1"/>
    <w:rsid w:val="00DF42CC"/>
    <w:rsid w:val="00DF5C4B"/>
    <w:rsid w:val="00E03274"/>
    <w:rsid w:val="00E05BFC"/>
    <w:rsid w:val="00E318F2"/>
    <w:rsid w:val="00E33025"/>
    <w:rsid w:val="00E41842"/>
    <w:rsid w:val="00E47380"/>
    <w:rsid w:val="00E50040"/>
    <w:rsid w:val="00E56DD7"/>
    <w:rsid w:val="00E66CA0"/>
    <w:rsid w:val="00E67816"/>
    <w:rsid w:val="00E76308"/>
    <w:rsid w:val="00E94252"/>
    <w:rsid w:val="00EA3F48"/>
    <w:rsid w:val="00EA67A4"/>
    <w:rsid w:val="00EB106C"/>
    <w:rsid w:val="00EB1904"/>
    <w:rsid w:val="00EB1E30"/>
    <w:rsid w:val="00EB546F"/>
    <w:rsid w:val="00EB60E6"/>
    <w:rsid w:val="00EC5EB1"/>
    <w:rsid w:val="00ED0069"/>
    <w:rsid w:val="00ED6C6F"/>
    <w:rsid w:val="00ED7071"/>
    <w:rsid w:val="00EE653E"/>
    <w:rsid w:val="00EE75F3"/>
    <w:rsid w:val="00EF58B6"/>
    <w:rsid w:val="00EF6145"/>
    <w:rsid w:val="00F25A0C"/>
    <w:rsid w:val="00F26732"/>
    <w:rsid w:val="00F36D5A"/>
    <w:rsid w:val="00F407C6"/>
    <w:rsid w:val="00F4778E"/>
    <w:rsid w:val="00F5205D"/>
    <w:rsid w:val="00F544FF"/>
    <w:rsid w:val="00F61558"/>
    <w:rsid w:val="00F61F0E"/>
    <w:rsid w:val="00F6408C"/>
    <w:rsid w:val="00F66CD2"/>
    <w:rsid w:val="00F72E0A"/>
    <w:rsid w:val="00F813A2"/>
    <w:rsid w:val="00F93A2D"/>
    <w:rsid w:val="00FA5A9E"/>
    <w:rsid w:val="00FB2F09"/>
    <w:rsid w:val="00FB3257"/>
    <w:rsid w:val="00FB6C07"/>
    <w:rsid w:val="00FC3BB3"/>
    <w:rsid w:val="00FC6F9F"/>
    <w:rsid w:val="00FD3455"/>
    <w:rsid w:val="00FD5FFE"/>
    <w:rsid w:val="00FF4072"/>
    <w:rsid w:val="01159165"/>
    <w:rsid w:val="0384E733"/>
    <w:rsid w:val="039B4083"/>
    <w:rsid w:val="04B28788"/>
    <w:rsid w:val="04B28788"/>
    <w:rsid w:val="05CB53AA"/>
    <w:rsid w:val="05E23692"/>
    <w:rsid w:val="067C9085"/>
    <w:rsid w:val="06CAF9E2"/>
    <w:rsid w:val="0821AFE3"/>
    <w:rsid w:val="08AB5774"/>
    <w:rsid w:val="0B92A4AB"/>
    <w:rsid w:val="0B92A4AB"/>
    <w:rsid w:val="0C218EB5"/>
    <w:rsid w:val="0DFE5C29"/>
    <w:rsid w:val="0DFE5C29"/>
    <w:rsid w:val="0E9FC1B0"/>
    <w:rsid w:val="0FF0F186"/>
    <w:rsid w:val="106750FE"/>
    <w:rsid w:val="106750FE"/>
    <w:rsid w:val="10B627DB"/>
    <w:rsid w:val="145A2839"/>
    <w:rsid w:val="151273CF"/>
    <w:rsid w:val="15EDAD29"/>
    <w:rsid w:val="163012C4"/>
    <w:rsid w:val="171C7684"/>
    <w:rsid w:val="1832214A"/>
    <w:rsid w:val="18E20447"/>
    <w:rsid w:val="193B660B"/>
    <w:rsid w:val="19645F9A"/>
    <w:rsid w:val="1ABD0298"/>
    <w:rsid w:val="1ABD0298"/>
    <w:rsid w:val="1C43E951"/>
    <w:rsid w:val="1D88FA3E"/>
    <w:rsid w:val="1DD4CD1A"/>
    <w:rsid w:val="225F07F9"/>
    <w:rsid w:val="24C868E7"/>
    <w:rsid w:val="258CA72A"/>
    <w:rsid w:val="270DC125"/>
    <w:rsid w:val="28585850"/>
    <w:rsid w:val="2915BD10"/>
    <w:rsid w:val="2B850CDE"/>
    <w:rsid w:val="2D2C1864"/>
    <w:rsid w:val="2D9803DC"/>
    <w:rsid w:val="2F1E31C5"/>
    <w:rsid w:val="30F3D78C"/>
    <w:rsid w:val="31933451"/>
    <w:rsid w:val="321DEB2F"/>
    <w:rsid w:val="327E5D7E"/>
    <w:rsid w:val="327E5D7E"/>
    <w:rsid w:val="32FAF5F2"/>
    <w:rsid w:val="344BD07A"/>
    <w:rsid w:val="35B34E21"/>
    <w:rsid w:val="35B34E21"/>
    <w:rsid w:val="364A5202"/>
    <w:rsid w:val="36908E32"/>
    <w:rsid w:val="36A57793"/>
    <w:rsid w:val="3915B367"/>
    <w:rsid w:val="39B4D8C5"/>
    <w:rsid w:val="3D833DC2"/>
    <w:rsid w:val="3E021E3B"/>
    <w:rsid w:val="3F7589A7"/>
    <w:rsid w:val="412D4DCA"/>
    <w:rsid w:val="419CC18F"/>
    <w:rsid w:val="43130FAB"/>
    <w:rsid w:val="4323FA91"/>
    <w:rsid w:val="479B50DB"/>
    <w:rsid w:val="482DC6EB"/>
    <w:rsid w:val="487B626D"/>
    <w:rsid w:val="4AAA1A0E"/>
    <w:rsid w:val="4AE27788"/>
    <w:rsid w:val="4D8D8107"/>
    <w:rsid w:val="4DB3779F"/>
    <w:rsid w:val="4DB3779F"/>
    <w:rsid w:val="4E217428"/>
    <w:rsid w:val="4FD93A20"/>
    <w:rsid w:val="508398B5"/>
    <w:rsid w:val="51174915"/>
    <w:rsid w:val="51D52771"/>
    <w:rsid w:val="5391AE09"/>
    <w:rsid w:val="539E74E0"/>
    <w:rsid w:val="55C8FEB3"/>
    <w:rsid w:val="5683D522"/>
    <w:rsid w:val="59A75A30"/>
    <w:rsid w:val="5A0016FC"/>
    <w:rsid w:val="5A0016FC"/>
    <w:rsid w:val="5A48BE90"/>
    <w:rsid w:val="5AEE69FE"/>
    <w:rsid w:val="5B28E3CC"/>
    <w:rsid w:val="5BAFC80F"/>
    <w:rsid w:val="5E1E20BF"/>
    <w:rsid w:val="5E5E77AC"/>
    <w:rsid w:val="5EE9D57E"/>
    <w:rsid w:val="62352038"/>
    <w:rsid w:val="62D942B2"/>
    <w:rsid w:val="62D942B2"/>
    <w:rsid w:val="63673BCD"/>
    <w:rsid w:val="6469745F"/>
    <w:rsid w:val="6878749F"/>
    <w:rsid w:val="6878749F"/>
    <w:rsid w:val="6BF87F63"/>
    <w:rsid w:val="6C238F3B"/>
    <w:rsid w:val="6D8011A9"/>
    <w:rsid w:val="6DB6E985"/>
    <w:rsid w:val="6E3F5EBA"/>
    <w:rsid w:val="6EC73273"/>
    <w:rsid w:val="70614348"/>
    <w:rsid w:val="72E11E5D"/>
    <w:rsid w:val="72E1FA19"/>
    <w:rsid w:val="73058412"/>
    <w:rsid w:val="73DD7AFD"/>
    <w:rsid w:val="769670FB"/>
    <w:rsid w:val="773FB89D"/>
    <w:rsid w:val="77FCC961"/>
    <w:rsid w:val="785D8175"/>
    <w:rsid w:val="7A0EAAA3"/>
    <w:rsid w:val="7ADD3BBA"/>
    <w:rsid w:val="7C752B03"/>
    <w:rsid w:val="7CE7F8B1"/>
    <w:rsid w:val="7DC2937B"/>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71F40F"/>
  <w15:chartTrackingRefBased/>
  <w15:docId w15:val="{9752B5D8-CA8F-49CC-906B-3B66E3BB9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sv-SE" w:eastAsia="zh-CN" w:bidi="ar-SA"/>
      </w:rPr>
    </w:rPrDefault>
    <w:pPrDefault>
      <w:pPr>
        <w:spacing w:after="160"/>
      </w:pPr>
    </w:pPrDefault>
  </w:docDefaults>
  <w:latentStyles w:defLockedState="0" w:defUIPriority="99" w:defSemiHidden="0" w:defUnhideWhenUsed="0" w:defQFormat="0" w:count="376">
    <w:lsdException w:name="Normal" w:uiPriority="2"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lsdException w:name="heading 7" w:uiPriority="9" w:semiHidden="1" w:unhideWhenUsed="1"/>
    <w:lsdException w:name="heading 8" w:uiPriority="9" w:semiHidden="1" w:unhideWhenUsed="1"/>
    <w:lsdException w:name="heading 9" w:uiPriority="9" w:semiHidden="1"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uiPriority="35" w:semiHidden="1"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uiPriority="1" w:semiHidden="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77249"/>
    <w:pPr>
      <w:spacing w:line="276" w:lineRule="auto"/>
    </w:pPr>
    <w:rPr>
      <w:lang w:val="en-US"/>
    </w:rPr>
  </w:style>
  <w:style w:type="paragraph" w:styleId="Heading1">
    <w:name w:val="heading 1"/>
    <w:basedOn w:val="Title"/>
    <w:next w:val="Normal"/>
    <w:link w:val="Heading1Char"/>
    <w:uiPriority w:val="9"/>
    <w:qFormat/>
    <w:rsid w:val="00877249"/>
    <w:pPr>
      <w:keepNext/>
      <w:keepLines/>
      <w:spacing w:before="360" w:after="80" w:line="288" w:lineRule="auto"/>
      <w:outlineLvl w:val="0"/>
    </w:pPr>
    <w:rPr>
      <w:bCs w:val="0"/>
      <w:caps w:val="0"/>
      <w:szCs w:val="28"/>
    </w:rPr>
  </w:style>
  <w:style w:type="paragraph" w:styleId="Heading2">
    <w:name w:val="heading 2"/>
    <w:basedOn w:val="Heading1"/>
    <w:next w:val="Normal"/>
    <w:link w:val="Heading2Char"/>
    <w:uiPriority w:val="9"/>
    <w:qFormat/>
    <w:rsid w:val="00877249"/>
    <w:pPr>
      <w:outlineLvl w:val="1"/>
    </w:pPr>
    <w:rPr>
      <w:bCs/>
      <w:sz w:val="28"/>
    </w:rPr>
  </w:style>
  <w:style w:type="paragraph" w:styleId="Heading3">
    <w:name w:val="heading 3"/>
    <w:basedOn w:val="Heading2"/>
    <w:next w:val="Normal"/>
    <w:link w:val="Heading3Char"/>
    <w:uiPriority w:val="9"/>
    <w:qFormat/>
    <w:rsid w:val="00877249"/>
    <w:pPr>
      <w:outlineLvl w:val="2"/>
    </w:pPr>
    <w:rPr>
      <w:b/>
      <w:sz w:val="22"/>
      <w:szCs w:val="24"/>
    </w:rPr>
  </w:style>
  <w:style w:type="paragraph" w:styleId="Heading4">
    <w:name w:val="heading 4"/>
    <w:basedOn w:val="Heading3"/>
    <w:next w:val="Normal"/>
    <w:link w:val="Heading4Char"/>
    <w:uiPriority w:val="9"/>
    <w:rsid w:val="00951ABB"/>
    <w:pPr>
      <w:outlineLvl w:val="3"/>
    </w:pPr>
    <w:rPr>
      <w:b w:val="0"/>
      <w:iCs/>
    </w:rPr>
  </w:style>
  <w:style w:type="paragraph" w:styleId="Heading5">
    <w:name w:val="heading 5"/>
    <w:basedOn w:val="Heading4"/>
    <w:next w:val="Normal"/>
    <w:link w:val="Heading5Char"/>
    <w:uiPriority w:val="9"/>
    <w:semiHidden/>
    <w:qFormat/>
    <w:rsid w:val="00A16575"/>
    <w:pPr>
      <w:outlineLvl w:val="4"/>
    </w:pPr>
    <w:rPr>
      <w:bCs w:val="0"/>
      <w:i/>
      <w:sz w:val="19"/>
    </w:rPr>
  </w:style>
  <w:style w:type="paragraph" w:styleId="Heading6">
    <w:name w:val="heading 6"/>
    <w:basedOn w:val="Heading5"/>
    <w:next w:val="Normal"/>
    <w:link w:val="Heading6Char"/>
    <w:uiPriority w:val="9"/>
    <w:semiHidden/>
    <w:rsid w:val="00A16575"/>
    <w:pPr>
      <w:outlineLvl w:val="5"/>
    </w:pPr>
    <w:rPr>
      <w:bCs/>
      <w:iCs w:val="0"/>
    </w:rPr>
  </w:style>
  <w:style w:type="paragraph" w:styleId="Heading7">
    <w:name w:val="heading 7"/>
    <w:basedOn w:val="Heading6"/>
    <w:next w:val="Normal"/>
    <w:link w:val="Heading7Char"/>
    <w:uiPriority w:val="9"/>
    <w:semiHidden/>
    <w:rsid w:val="00A16575"/>
    <w:pPr>
      <w:outlineLvl w:val="6"/>
    </w:pPr>
    <w:rPr>
      <w:iCs/>
    </w:rPr>
  </w:style>
  <w:style w:type="paragraph" w:styleId="Heading8">
    <w:name w:val="heading 8"/>
    <w:basedOn w:val="Heading7"/>
    <w:next w:val="Normal"/>
    <w:link w:val="Heading8Char"/>
    <w:uiPriority w:val="9"/>
    <w:semiHidden/>
    <w:rsid w:val="00934D21"/>
    <w:pPr>
      <w:outlineLvl w:val="7"/>
    </w:pPr>
    <w:rPr>
      <w:bCs w:val="0"/>
    </w:rPr>
  </w:style>
  <w:style w:type="paragraph" w:styleId="Heading9">
    <w:name w:val="heading 9"/>
    <w:basedOn w:val="Heading8"/>
    <w:next w:val="Normal"/>
    <w:link w:val="Heading9Char"/>
    <w:uiPriority w:val="9"/>
    <w:semiHidden/>
    <w:rsid w:val="00934D21"/>
    <w:pPr>
      <w:outlineLvl w:val="8"/>
    </w:pPr>
    <w:rPr>
      <w:iCs w:val="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77249"/>
    <w:rPr>
      <w:rFonts w:asciiTheme="majorHAnsi" w:hAnsiTheme="majorHAnsi" w:eastAsiaTheme="majorEastAsia" w:cstheme="majorBidi"/>
      <w:sz w:val="36"/>
      <w:szCs w:val="28"/>
      <w:lang w:val="en-US"/>
    </w:rPr>
  </w:style>
  <w:style w:type="character" w:styleId="Heading2Char" w:customStyle="1">
    <w:name w:val="Heading 2 Char"/>
    <w:basedOn w:val="DefaultParagraphFont"/>
    <w:link w:val="Heading2"/>
    <w:uiPriority w:val="9"/>
    <w:rsid w:val="00877249"/>
    <w:rPr>
      <w:rFonts w:asciiTheme="majorHAnsi" w:hAnsiTheme="majorHAnsi" w:eastAsiaTheme="majorEastAsia" w:cstheme="majorBidi"/>
      <w:bCs/>
      <w:sz w:val="28"/>
      <w:szCs w:val="28"/>
      <w:lang w:val="en-US"/>
    </w:rPr>
  </w:style>
  <w:style w:type="character" w:styleId="Heading3Char" w:customStyle="1">
    <w:name w:val="Heading 3 Char"/>
    <w:basedOn w:val="DefaultParagraphFont"/>
    <w:link w:val="Heading3"/>
    <w:uiPriority w:val="9"/>
    <w:rsid w:val="00877249"/>
    <w:rPr>
      <w:rFonts w:asciiTheme="majorHAnsi" w:hAnsiTheme="majorHAnsi" w:eastAsiaTheme="majorEastAsia" w:cstheme="majorBidi"/>
      <w:b/>
      <w:bCs/>
      <w:szCs w:val="24"/>
      <w:lang w:val="en-US"/>
    </w:rPr>
  </w:style>
  <w:style w:type="character" w:styleId="Heading4Char" w:customStyle="1">
    <w:name w:val="Heading 4 Char"/>
    <w:basedOn w:val="DefaultParagraphFont"/>
    <w:link w:val="Heading4"/>
    <w:uiPriority w:val="9"/>
    <w:rsid w:val="00951ABB"/>
    <w:rPr>
      <w:rFonts w:asciiTheme="majorHAnsi" w:hAnsiTheme="majorHAnsi" w:eastAsiaTheme="majorEastAsia" w:cstheme="majorBidi"/>
      <w:bCs/>
      <w:iCs/>
      <w:szCs w:val="24"/>
    </w:rPr>
  </w:style>
  <w:style w:type="character" w:styleId="Heading5Char" w:customStyle="1">
    <w:name w:val="Heading 5 Char"/>
    <w:basedOn w:val="DefaultParagraphFont"/>
    <w:link w:val="Heading5"/>
    <w:uiPriority w:val="9"/>
    <w:semiHidden/>
    <w:rsid w:val="00A6449E"/>
    <w:rPr>
      <w:rFonts w:asciiTheme="majorHAnsi" w:hAnsiTheme="majorHAnsi" w:eastAsiaTheme="majorEastAsia" w:cstheme="majorBidi"/>
      <w:iCs/>
      <w:szCs w:val="24"/>
    </w:rPr>
  </w:style>
  <w:style w:type="character" w:styleId="Heading6Char" w:customStyle="1">
    <w:name w:val="Heading 6 Char"/>
    <w:basedOn w:val="DefaultParagraphFont"/>
    <w:link w:val="Heading6"/>
    <w:uiPriority w:val="9"/>
    <w:semiHidden/>
    <w:rsid w:val="00A6449E"/>
    <w:rPr>
      <w:rFonts w:asciiTheme="majorHAnsi" w:hAnsiTheme="majorHAnsi" w:eastAsiaTheme="majorEastAsia" w:cstheme="majorBidi"/>
      <w:bCs/>
      <w:szCs w:val="24"/>
    </w:rPr>
  </w:style>
  <w:style w:type="character" w:styleId="Heading7Char" w:customStyle="1">
    <w:name w:val="Heading 7 Char"/>
    <w:basedOn w:val="DefaultParagraphFont"/>
    <w:link w:val="Heading7"/>
    <w:uiPriority w:val="9"/>
    <w:semiHidden/>
    <w:rsid w:val="00A6449E"/>
    <w:rPr>
      <w:rFonts w:asciiTheme="majorHAnsi" w:hAnsiTheme="majorHAnsi" w:eastAsiaTheme="majorEastAsia" w:cstheme="majorBidi"/>
      <w:bCs/>
      <w:iCs/>
      <w:szCs w:val="24"/>
    </w:rPr>
  </w:style>
  <w:style w:type="character" w:styleId="Heading8Char" w:customStyle="1">
    <w:name w:val="Heading 8 Char"/>
    <w:basedOn w:val="DefaultParagraphFont"/>
    <w:link w:val="Heading8"/>
    <w:uiPriority w:val="9"/>
    <w:semiHidden/>
    <w:rsid w:val="00A6449E"/>
    <w:rPr>
      <w:rFonts w:asciiTheme="majorHAnsi" w:hAnsiTheme="majorHAnsi" w:eastAsiaTheme="majorEastAsia" w:cstheme="majorBidi"/>
      <w:iCs/>
      <w:szCs w:val="24"/>
    </w:rPr>
  </w:style>
  <w:style w:type="character" w:styleId="Heading9Char" w:customStyle="1">
    <w:name w:val="Heading 9 Char"/>
    <w:basedOn w:val="DefaultParagraphFont"/>
    <w:link w:val="Heading9"/>
    <w:uiPriority w:val="9"/>
    <w:semiHidden/>
    <w:rsid w:val="00A6449E"/>
    <w:rPr>
      <w:rFonts w:asciiTheme="majorHAnsi" w:hAnsiTheme="majorHAnsi" w:eastAsiaTheme="majorEastAsia" w:cstheme="majorBidi"/>
      <w:szCs w:val="24"/>
    </w:rPr>
  </w:style>
  <w:style w:type="paragraph" w:styleId="Caption">
    <w:name w:val="caption"/>
    <w:basedOn w:val="Normal"/>
    <w:next w:val="Normal"/>
    <w:uiPriority w:val="99"/>
    <w:rsid w:val="005F29FB"/>
    <w:rPr>
      <w:b/>
      <w:bCs/>
      <w:sz w:val="18"/>
      <w:szCs w:val="18"/>
    </w:rPr>
  </w:style>
  <w:style w:type="paragraph" w:styleId="Title">
    <w:name w:val="Title"/>
    <w:basedOn w:val="Normal"/>
    <w:next w:val="Normal"/>
    <w:link w:val="TitleChar"/>
    <w:uiPriority w:val="34"/>
    <w:qFormat/>
    <w:rsid w:val="00A53A63"/>
    <w:pPr>
      <w:spacing w:after="0" w:line="240" w:lineRule="auto"/>
      <w:contextualSpacing/>
    </w:pPr>
    <w:rPr>
      <w:rFonts w:asciiTheme="majorHAnsi" w:hAnsiTheme="majorHAnsi" w:eastAsiaTheme="majorEastAsia" w:cstheme="majorBidi"/>
      <w:bCs/>
      <w:caps/>
      <w:sz w:val="36"/>
      <w:szCs w:val="48"/>
    </w:rPr>
  </w:style>
  <w:style w:type="character" w:styleId="TitleChar" w:customStyle="1">
    <w:name w:val="Title Char"/>
    <w:basedOn w:val="DefaultParagraphFont"/>
    <w:link w:val="Title"/>
    <w:uiPriority w:val="34"/>
    <w:rsid w:val="00A53A63"/>
    <w:rPr>
      <w:rFonts w:asciiTheme="majorHAnsi" w:hAnsiTheme="majorHAnsi" w:eastAsiaTheme="majorEastAsia" w:cstheme="majorBidi"/>
      <w:bCs/>
      <w:caps/>
      <w:sz w:val="36"/>
      <w:szCs w:val="48"/>
    </w:rPr>
  </w:style>
  <w:style w:type="paragraph" w:styleId="Subtitle">
    <w:name w:val="Subtitle"/>
    <w:basedOn w:val="Title"/>
    <w:next w:val="Normal"/>
    <w:link w:val="SubtitleChar"/>
    <w:uiPriority w:val="35"/>
    <w:qFormat/>
    <w:rsid w:val="006D4BBC"/>
    <w:pPr>
      <w:numPr>
        <w:ilvl w:val="1"/>
      </w:numPr>
      <w:spacing w:after="240"/>
    </w:pPr>
    <w:rPr>
      <w:caps w:val="0"/>
      <w:sz w:val="24"/>
      <w:szCs w:val="24"/>
    </w:rPr>
  </w:style>
  <w:style w:type="character" w:styleId="SubtitleChar" w:customStyle="1">
    <w:name w:val="Subtitle Char"/>
    <w:basedOn w:val="DefaultParagraphFont"/>
    <w:link w:val="Subtitle"/>
    <w:uiPriority w:val="35"/>
    <w:rsid w:val="006D4BBC"/>
    <w:rPr>
      <w:rFonts w:asciiTheme="majorHAnsi" w:hAnsiTheme="majorHAnsi" w:eastAsiaTheme="majorEastAsia" w:cstheme="majorBidi"/>
      <w:bCs/>
      <w:sz w:val="24"/>
      <w:szCs w:val="24"/>
    </w:rPr>
  </w:style>
  <w:style w:type="character" w:styleId="Strong">
    <w:name w:val="Strong"/>
    <w:basedOn w:val="DefaultParagraphFont"/>
    <w:uiPriority w:val="22"/>
    <w:semiHidden/>
    <w:rsid w:val="005F29FB"/>
    <w:rPr>
      <w:b/>
      <w:bCs/>
      <w:color w:val="auto"/>
    </w:rPr>
  </w:style>
  <w:style w:type="character" w:styleId="Emphasis">
    <w:name w:val="Emphasis"/>
    <w:basedOn w:val="DefaultParagraphFont"/>
    <w:uiPriority w:val="20"/>
    <w:semiHidden/>
    <w:rsid w:val="005F29FB"/>
    <w:rPr>
      <w:i/>
      <w:iCs/>
      <w:color w:val="auto"/>
    </w:rPr>
  </w:style>
  <w:style w:type="paragraph" w:styleId="NoSpacing">
    <w:name w:val="No Spacing"/>
    <w:link w:val="NoSpacingChar"/>
    <w:uiPriority w:val="1"/>
    <w:qFormat/>
    <w:rsid w:val="00877249"/>
    <w:pPr>
      <w:spacing w:after="0"/>
    </w:pPr>
    <w:rPr>
      <w:lang w:val="en-US"/>
    </w:rPr>
  </w:style>
  <w:style w:type="paragraph" w:styleId="Quote">
    <w:name w:val="Quote"/>
    <w:basedOn w:val="Normal"/>
    <w:next w:val="Normal"/>
    <w:link w:val="QuoteChar"/>
    <w:uiPriority w:val="29"/>
    <w:semiHidden/>
    <w:rsid w:val="005F29FB"/>
    <w:pPr>
      <w:spacing w:before="200" w:line="264" w:lineRule="auto"/>
      <w:ind w:left="864" w:right="864"/>
      <w:jc w:val="center"/>
    </w:pPr>
    <w:rPr>
      <w:rFonts w:asciiTheme="majorHAnsi" w:hAnsiTheme="majorHAnsi" w:eastAsiaTheme="majorEastAsia" w:cstheme="majorBidi"/>
      <w:i/>
      <w:iCs/>
      <w:sz w:val="24"/>
      <w:szCs w:val="24"/>
    </w:rPr>
  </w:style>
  <w:style w:type="character" w:styleId="QuoteChar" w:customStyle="1">
    <w:name w:val="Quote Char"/>
    <w:basedOn w:val="DefaultParagraphFont"/>
    <w:link w:val="Quote"/>
    <w:uiPriority w:val="29"/>
    <w:semiHidden/>
    <w:rsid w:val="005F29FB"/>
    <w:rPr>
      <w:rFonts w:asciiTheme="majorHAnsi" w:hAnsiTheme="majorHAnsi" w:eastAsiaTheme="majorEastAsia" w:cstheme="majorBidi"/>
      <w:i/>
      <w:iCs/>
      <w:sz w:val="24"/>
      <w:szCs w:val="24"/>
    </w:rPr>
  </w:style>
  <w:style w:type="paragraph" w:styleId="IntenseQuote">
    <w:name w:val="Intense Quote"/>
    <w:basedOn w:val="Normal"/>
    <w:next w:val="Normal"/>
    <w:link w:val="IntenseQuoteChar"/>
    <w:uiPriority w:val="30"/>
    <w:semiHidden/>
    <w:rsid w:val="005F29FB"/>
    <w:pPr>
      <w:spacing w:before="100" w:beforeAutospacing="1" w:after="240"/>
      <w:ind w:left="936" w:right="936"/>
      <w:jc w:val="center"/>
    </w:pPr>
    <w:rPr>
      <w:rFonts w:asciiTheme="majorHAnsi" w:hAnsiTheme="majorHAnsi" w:eastAsiaTheme="majorEastAsia" w:cstheme="majorBidi"/>
      <w:sz w:val="26"/>
      <w:szCs w:val="26"/>
    </w:rPr>
  </w:style>
  <w:style w:type="character" w:styleId="IntenseQuoteChar" w:customStyle="1">
    <w:name w:val="Intense Quote Char"/>
    <w:basedOn w:val="DefaultParagraphFont"/>
    <w:link w:val="IntenseQuote"/>
    <w:uiPriority w:val="30"/>
    <w:semiHidden/>
    <w:rsid w:val="005F29FB"/>
    <w:rPr>
      <w:rFonts w:asciiTheme="majorHAnsi" w:hAnsiTheme="majorHAnsi" w:eastAsiaTheme="majorEastAsia" w:cstheme="majorBidi"/>
      <w:sz w:val="26"/>
      <w:szCs w:val="26"/>
    </w:rPr>
  </w:style>
  <w:style w:type="character" w:styleId="SubtleEmphasis">
    <w:name w:val="Subtle Emphasis"/>
    <w:basedOn w:val="DefaultParagraphFont"/>
    <w:uiPriority w:val="19"/>
    <w:semiHidden/>
    <w:rsid w:val="005F29FB"/>
    <w:rPr>
      <w:i/>
      <w:iCs/>
      <w:color w:val="auto"/>
    </w:rPr>
  </w:style>
  <w:style w:type="character" w:styleId="IntenseEmphasis">
    <w:name w:val="Intense Emphasis"/>
    <w:basedOn w:val="DefaultParagraphFont"/>
    <w:uiPriority w:val="21"/>
    <w:semiHidden/>
    <w:rsid w:val="005F29FB"/>
    <w:rPr>
      <w:b/>
      <w:bCs/>
      <w:i/>
      <w:iCs/>
      <w:color w:val="auto"/>
    </w:rPr>
  </w:style>
  <w:style w:type="character" w:styleId="SubtleReference">
    <w:name w:val="Subtle Reference"/>
    <w:basedOn w:val="DefaultParagraphFont"/>
    <w:uiPriority w:val="31"/>
    <w:semiHidden/>
    <w:rsid w:val="005F29FB"/>
    <w:rPr>
      <w:smallCaps/>
      <w:color w:val="auto"/>
      <w:u w:val="single" w:color="7F7F7F" w:themeColor="text1" w:themeTint="80"/>
    </w:rPr>
  </w:style>
  <w:style w:type="character" w:styleId="IntenseReference">
    <w:name w:val="Intense Reference"/>
    <w:basedOn w:val="DefaultParagraphFont"/>
    <w:uiPriority w:val="32"/>
    <w:semiHidden/>
    <w:rsid w:val="005F29FB"/>
    <w:rPr>
      <w:b/>
      <w:bCs/>
      <w:smallCaps/>
      <w:color w:val="auto"/>
      <w:u w:val="single"/>
    </w:rPr>
  </w:style>
  <w:style w:type="character" w:styleId="BookTitle">
    <w:name w:val="Book Title"/>
    <w:basedOn w:val="DefaultParagraphFont"/>
    <w:uiPriority w:val="33"/>
    <w:semiHidden/>
    <w:rsid w:val="005F29FB"/>
    <w:rPr>
      <w:b/>
      <w:bCs/>
      <w:smallCaps/>
      <w:color w:val="auto"/>
    </w:rPr>
  </w:style>
  <w:style w:type="paragraph" w:styleId="TOCHeading">
    <w:name w:val="TOC Heading"/>
    <w:basedOn w:val="Heading1"/>
    <w:next w:val="Normal"/>
    <w:uiPriority w:val="39"/>
    <w:qFormat/>
    <w:rsid w:val="00A6449E"/>
    <w:pPr>
      <w:outlineLvl w:val="9"/>
    </w:pPr>
  </w:style>
  <w:style w:type="paragraph" w:styleId="TOC1">
    <w:name w:val="toc 1"/>
    <w:basedOn w:val="Normal"/>
    <w:next w:val="Normal"/>
    <w:uiPriority w:val="39"/>
    <w:rsid w:val="00A010BF"/>
    <w:pPr>
      <w:spacing w:before="120" w:after="0"/>
    </w:pPr>
    <w:rPr>
      <w:rFonts w:cstheme="minorHAnsi"/>
      <w:b/>
      <w:bCs/>
      <w:i/>
      <w:iCs/>
      <w:sz w:val="24"/>
      <w:szCs w:val="28"/>
    </w:rPr>
  </w:style>
  <w:style w:type="paragraph" w:styleId="TOC2">
    <w:name w:val="toc 2"/>
    <w:basedOn w:val="Normal"/>
    <w:next w:val="Normal"/>
    <w:uiPriority w:val="39"/>
    <w:rsid w:val="00A010BF"/>
    <w:pPr>
      <w:spacing w:before="120" w:after="0"/>
      <w:ind w:left="220"/>
    </w:pPr>
    <w:rPr>
      <w:rFonts w:cstheme="minorHAnsi"/>
      <w:b/>
      <w:bCs/>
      <w:szCs w:val="26"/>
    </w:rPr>
  </w:style>
  <w:style w:type="paragraph" w:styleId="TOC3">
    <w:name w:val="toc 3"/>
    <w:basedOn w:val="Normal"/>
    <w:next w:val="Normal"/>
    <w:uiPriority w:val="39"/>
    <w:rsid w:val="00A010BF"/>
    <w:pPr>
      <w:spacing w:after="0"/>
      <w:ind w:left="440"/>
    </w:pPr>
    <w:rPr>
      <w:rFonts w:cstheme="minorHAnsi"/>
      <w:sz w:val="20"/>
      <w:szCs w:val="24"/>
    </w:rPr>
  </w:style>
  <w:style w:type="paragraph" w:styleId="TOC4">
    <w:name w:val="toc 4"/>
    <w:basedOn w:val="Normal"/>
    <w:next w:val="Normal"/>
    <w:uiPriority w:val="39"/>
    <w:semiHidden/>
    <w:rsid w:val="00972D16"/>
    <w:pPr>
      <w:spacing w:after="0"/>
      <w:ind w:left="660"/>
    </w:pPr>
    <w:rPr>
      <w:rFonts w:cstheme="minorHAnsi"/>
      <w:sz w:val="20"/>
      <w:szCs w:val="24"/>
    </w:rPr>
  </w:style>
  <w:style w:type="paragraph" w:styleId="TOC5">
    <w:name w:val="toc 5"/>
    <w:basedOn w:val="Normal"/>
    <w:next w:val="Normal"/>
    <w:uiPriority w:val="39"/>
    <w:semiHidden/>
    <w:rsid w:val="00972D16"/>
    <w:pPr>
      <w:spacing w:after="0"/>
      <w:ind w:left="880"/>
    </w:pPr>
    <w:rPr>
      <w:rFonts w:cstheme="minorHAnsi"/>
      <w:sz w:val="20"/>
      <w:szCs w:val="24"/>
    </w:rPr>
  </w:style>
  <w:style w:type="paragraph" w:styleId="TOC6">
    <w:name w:val="toc 6"/>
    <w:basedOn w:val="Normal"/>
    <w:next w:val="Normal"/>
    <w:uiPriority w:val="39"/>
    <w:semiHidden/>
    <w:rsid w:val="00972D16"/>
    <w:pPr>
      <w:spacing w:after="0"/>
      <w:ind w:left="1100"/>
    </w:pPr>
    <w:rPr>
      <w:rFonts w:cstheme="minorHAnsi"/>
      <w:sz w:val="20"/>
      <w:szCs w:val="24"/>
    </w:rPr>
  </w:style>
  <w:style w:type="paragraph" w:styleId="TOC7">
    <w:name w:val="toc 7"/>
    <w:basedOn w:val="Normal"/>
    <w:next w:val="Normal"/>
    <w:uiPriority w:val="39"/>
    <w:semiHidden/>
    <w:rsid w:val="00972D16"/>
    <w:pPr>
      <w:spacing w:after="0"/>
      <w:ind w:left="1320"/>
    </w:pPr>
    <w:rPr>
      <w:rFonts w:cstheme="minorHAnsi"/>
      <w:sz w:val="20"/>
      <w:szCs w:val="24"/>
    </w:rPr>
  </w:style>
  <w:style w:type="paragraph" w:styleId="TOC8">
    <w:name w:val="toc 8"/>
    <w:basedOn w:val="Normal"/>
    <w:next w:val="Normal"/>
    <w:uiPriority w:val="39"/>
    <w:semiHidden/>
    <w:rsid w:val="00972D16"/>
    <w:pPr>
      <w:spacing w:after="0"/>
      <w:ind w:left="1540"/>
    </w:pPr>
    <w:rPr>
      <w:rFonts w:cstheme="minorHAnsi"/>
      <w:sz w:val="20"/>
      <w:szCs w:val="24"/>
    </w:rPr>
  </w:style>
  <w:style w:type="paragraph" w:styleId="TOC9">
    <w:name w:val="toc 9"/>
    <w:basedOn w:val="Normal"/>
    <w:next w:val="Normal"/>
    <w:uiPriority w:val="39"/>
    <w:semiHidden/>
    <w:rsid w:val="00972D16"/>
    <w:pPr>
      <w:spacing w:after="0"/>
      <w:ind w:left="1760"/>
    </w:pPr>
    <w:rPr>
      <w:rFonts w:cstheme="minorHAnsi"/>
      <w:sz w:val="20"/>
      <w:szCs w:val="24"/>
    </w:rPr>
  </w:style>
  <w:style w:type="paragraph" w:styleId="Header">
    <w:name w:val="header"/>
    <w:basedOn w:val="Normal"/>
    <w:link w:val="HeaderChar"/>
    <w:uiPriority w:val="99"/>
    <w:rsid w:val="00A53A63"/>
    <w:pPr>
      <w:tabs>
        <w:tab w:val="center" w:pos="4536"/>
        <w:tab w:val="right" w:pos="9072"/>
      </w:tabs>
      <w:spacing w:after="0" w:line="240" w:lineRule="auto"/>
    </w:pPr>
    <w:rPr>
      <w:rFonts w:asciiTheme="majorHAnsi" w:hAnsiTheme="majorHAnsi"/>
    </w:rPr>
  </w:style>
  <w:style w:type="character" w:styleId="HeaderChar" w:customStyle="1">
    <w:name w:val="Header Char"/>
    <w:basedOn w:val="DefaultParagraphFont"/>
    <w:link w:val="Header"/>
    <w:uiPriority w:val="99"/>
    <w:rsid w:val="00A53A63"/>
    <w:rPr>
      <w:rFonts w:asciiTheme="majorHAnsi" w:hAnsiTheme="majorHAnsi"/>
    </w:rPr>
  </w:style>
  <w:style w:type="paragraph" w:styleId="Footer">
    <w:name w:val="footer"/>
    <w:basedOn w:val="Normal"/>
    <w:link w:val="FooterChar"/>
    <w:uiPriority w:val="99"/>
    <w:rsid w:val="00A53A63"/>
    <w:pPr>
      <w:tabs>
        <w:tab w:val="center" w:pos="4536"/>
        <w:tab w:val="right" w:pos="9072"/>
      </w:tabs>
      <w:spacing w:after="0" w:line="240" w:lineRule="auto"/>
    </w:pPr>
    <w:rPr>
      <w:rFonts w:asciiTheme="majorHAnsi" w:hAnsiTheme="majorHAnsi"/>
      <w:color w:val="002F5F" w:themeColor="text2"/>
      <w:sz w:val="20"/>
    </w:rPr>
  </w:style>
  <w:style w:type="character" w:styleId="FooterChar" w:customStyle="1">
    <w:name w:val="Footer Char"/>
    <w:basedOn w:val="DefaultParagraphFont"/>
    <w:link w:val="Footer"/>
    <w:uiPriority w:val="99"/>
    <w:rsid w:val="00A53A63"/>
    <w:rPr>
      <w:rFonts w:asciiTheme="majorHAnsi" w:hAnsiTheme="majorHAnsi"/>
      <w:color w:val="002F5F" w:themeColor="text2"/>
      <w:sz w:val="20"/>
    </w:rPr>
  </w:style>
  <w:style w:type="paragraph" w:styleId="ListBullet">
    <w:name w:val="List Bullet"/>
    <w:basedOn w:val="Normal"/>
    <w:uiPriority w:val="24"/>
    <w:qFormat/>
    <w:rsid w:val="00AA24E5"/>
    <w:pPr>
      <w:numPr>
        <w:numId w:val="16"/>
      </w:numPr>
      <w:spacing w:before="120" w:after="80"/>
      <w:ind w:left="539" w:hanging="255"/>
    </w:pPr>
  </w:style>
  <w:style w:type="paragraph" w:styleId="ListNumber">
    <w:name w:val="List Number"/>
    <w:basedOn w:val="Normal"/>
    <w:uiPriority w:val="25"/>
    <w:qFormat/>
    <w:rsid w:val="00043BE7"/>
    <w:pPr>
      <w:numPr>
        <w:numId w:val="11"/>
      </w:numPr>
      <w:spacing w:after="80"/>
      <w:ind w:left="539" w:hanging="255"/>
      <w:contextualSpacing/>
    </w:pPr>
  </w:style>
  <w:style w:type="paragraph" w:styleId="FootnoteText">
    <w:name w:val="footnote text"/>
    <w:basedOn w:val="Normal"/>
    <w:link w:val="FootnoteTextChar"/>
    <w:uiPriority w:val="99"/>
    <w:rsid w:val="00783074"/>
    <w:pPr>
      <w:spacing w:after="0"/>
      <w:ind w:left="142" w:hanging="142"/>
    </w:pPr>
    <w:rPr>
      <w:sz w:val="16"/>
      <w:szCs w:val="20"/>
    </w:rPr>
  </w:style>
  <w:style w:type="character" w:styleId="FootnoteTextChar" w:customStyle="1">
    <w:name w:val="Footnote Text Char"/>
    <w:basedOn w:val="DefaultParagraphFont"/>
    <w:link w:val="FootnoteText"/>
    <w:uiPriority w:val="99"/>
    <w:rsid w:val="00783074"/>
    <w:rPr>
      <w:sz w:val="16"/>
      <w:szCs w:val="20"/>
    </w:rPr>
  </w:style>
  <w:style w:type="character" w:styleId="FootnoteReference">
    <w:name w:val="footnote reference"/>
    <w:basedOn w:val="DefaultParagraphFont"/>
    <w:uiPriority w:val="99"/>
    <w:rsid w:val="00AD5832"/>
    <w:rPr>
      <w:vertAlign w:val="superscript"/>
    </w:rPr>
  </w:style>
  <w:style w:type="table" w:styleId="TableGrid">
    <w:name w:val="Table Grid"/>
    <w:basedOn w:val="TableNormal"/>
    <w:uiPriority w:val="39"/>
    <w:rsid w:val="00976057"/>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rsid w:val="00976057"/>
    <w:rPr>
      <w:color w:val="002F5F" w:themeColor="hyperlink"/>
      <w:u w:val="single"/>
    </w:rPr>
  </w:style>
  <w:style w:type="paragraph" w:styleId="ListParagraph">
    <w:name w:val="List Paragraph"/>
    <w:basedOn w:val="Normal"/>
    <w:uiPriority w:val="34"/>
    <w:semiHidden/>
    <w:rsid w:val="00481060"/>
    <w:pPr>
      <w:ind w:left="720"/>
      <w:contextualSpacing/>
    </w:pPr>
  </w:style>
  <w:style w:type="paragraph" w:styleId="ListNumber2">
    <w:name w:val="List Number 2"/>
    <w:basedOn w:val="ListNumber"/>
    <w:uiPriority w:val="25"/>
    <w:rsid w:val="00043BE7"/>
    <w:pPr>
      <w:numPr>
        <w:ilvl w:val="1"/>
      </w:numPr>
      <w:ind w:left="822" w:hanging="255"/>
    </w:pPr>
  </w:style>
  <w:style w:type="paragraph" w:styleId="ListNumber3">
    <w:name w:val="List Number 3"/>
    <w:basedOn w:val="ListNumber2"/>
    <w:uiPriority w:val="25"/>
    <w:rsid w:val="00043BE7"/>
    <w:pPr>
      <w:numPr>
        <w:ilvl w:val="2"/>
      </w:numPr>
      <w:ind w:left="1106" w:hanging="255"/>
    </w:pPr>
  </w:style>
  <w:style w:type="paragraph" w:styleId="ListNumber4">
    <w:name w:val="List Number 4"/>
    <w:basedOn w:val="ListNumber3"/>
    <w:uiPriority w:val="25"/>
    <w:semiHidden/>
    <w:rsid w:val="009E7F82"/>
    <w:pPr>
      <w:numPr>
        <w:ilvl w:val="3"/>
      </w:numPr>
    </w:pPr>
  </w:style>
  <w:style w:type="paragraph" w:styleId="ListNumber5">
    <w:name w:val="List Number 5"/>
    <w:basedOn w:val="ListNumber4"/>
    <w:uiPriority w:val="25"/>
    <w:semiHidden/>
    <w:rsid w:val="009E7F82"/>
    <w:pPr>
      <w:numPr>
        <w:ilvl w:val="4"/>
      </w:numPr>
    </w:pPr>
  </w:style>
  <w:style w:type="paragraph" w:styleId="ListBullet2">
    <w:name w:val="List Bullet 2"/>
    <w:basedOn w:val="ListBullet"/>
    <w:uiPriority w:val="24"/>
    <w:rsid w:val="0060662E"/>
    <w:pPr>
      <w:numPr>
        <w:ilvl w:val="1"/>
      </w:numPr>
      <w:ind w:left="822" w:hanging="255"/>
    </w:pPr>
  </w:style>
  <w:style w:type="paragraph" w:styleId="ListBullet3">
    <w:name w:val="List Bullet 3"/>
    <w:basedOn w:val="ListBullet2"/>
    <w:uiPriority w:val="24"/>
    <w:rsid w:val="0060662E"/>
    <w:pPr>
      <w:numPr>
        <w:ilvl w:val="2"/>
      </w:numPr>
      <w:ind w:left="1106" w:hanging="255"/>
    </w:pPr>
  </w:style>
  <w:style w:type="paragraph" w:styleId="ListBullet4">
    <w:name w:val="List Bullet 4"/>
    <w:basedOn w:val="ListBullet3"/>
    <w:uiPriority w:val="24"/>
    <w:rsid w:val="00BF3EE9"/>
    <w:pPr>
      <w:numPr>
        <w:ilvl w:val="3"/>
      </w:numPr>
      <w:ind w:left="1332" w:hanging="255"/>
    </w:pPr>
  </w:style>
  <w:style w:type="paragraph" w:styleId="ListBullet5">
    <w:name w:val="List Bullet 5"/>
    <w:basedOn w:val="ListBullet4"/>
    <w:uiPriority w:val="24"/>
    <w:rsid w:val="00BF3EE9"/>
    <w:pPr>
      <w:numPr>
        <w:ilvl w:val="4"/>
      </w:numPr>
      <w:ind w:left="1695" w:hanging="255"/>
    </w:pPr>
  </w:style>
  <w:style w:type="paragraph" w:styleId="EndnoteText">
    <w:name w:val="endnote text"/>
    <w:basedOn w:val="Normal"/>
    <w:link w:val="EndnoteTextChar"/>
    <w:uiPriority w:val="99"/>
    <w:unhideWhenUsed/>
    <w:rsid w:val="00783074"/>
    <w:pPr>
      <w:spacing w:after="0"/>
      <w:ind w:left="142" w:hanging="142"/>
    </w:pPr>
    <w:rPr>
      <w:sz w:val="16"/>
      <w:szCs w:val="20"/>
    </w:rPr>
  </w:style>
  <w:style w:type="character" w:styleId="EndnoteTextChar" w:customStyle="1">
    <w:name w:val="Endnote Text Char"/>
    <w:basedOn w:val="DefaultParagraphFont"/>
    <w:link w:val="EndnoteText"/>
    <w:uiPriority w:val="99"/>
    <w:rsid w:val="00783074"/>
    <w:rPr>
      <w:sz w:val="16"/>
      <w:szCs w:val="20"/>
    </w:rPr>
  </w:style>
  <w:style w:type="character" w:styleId="EndnoteReference">
    <w:name w:val="endnote reference"/>
    <w:basedOn w:val="DefaultParagraphFont"/>
    <w:uiPriority w:val="99"/>
    <w:semiHidden/>
    <w:rsid w:val="00783074"/>
    <w:rPr>
      <w:vertAlign w:val="superscript"/>
    </w:rPr>
  </w:style>
  <w:style w:type="paragraph" w:styleId="Doldtext" w:customStyle="1">
    <w:name w:val="Dold text"/>
    <w:basedOn w:val="Normal"/>
    <w:next w:val="Normal"/>
    <w:uiPriority w:val="24"/>
    <w:semiHidden/>
    <w:qFormat/>
    <w:rsid w:val="004E0B05"/>
    <w:rPr>
      <w:vanish/>
      <w:color w:val="C00000"/>
    </w:rPr>
  </w:style>
  <w:style w:type="character" w:styleId="PlaceholderText">
    <w:name w:val="Placeholder Text"/>
    <w:basedOn w:val="DefaultParagraphFont"/>
    <w:uiPriority w:val="99"/>
    <w:rsid w:val="006137D6"/>
    <w:rPr>
      <w:color w:val="7F7F7F" w:themeColor="text1" w:themeTint="80"/>
      <w:bdr w:val="none" w:color="auto" w:sz="0" w:space="0"/>
      <w:shd w:val="clear" w:color="auto" w:fill="F0F0F0"/>
    </w:rPr>
  </w:style>
  <w:style w:type="paragraph" w:styleId="Numreradrubrik1" w:customStyle="1">
    <w:name w:val="Numrerad rubrik 1"/>
    <w:basedOn w:val="Heading1"/>
    <w:next w:val="Normal"/>
    <w:uiPriority w:val="19"/>
    <w:qFormat/>
    <w:rsid w:val="00AA5C9A"/>
    <w:pPr>
      <w:numPr>
        <w:numId w:val="24"/>
      </w:numPr>
    </w:pPr>
  </w:style>
  <w:style w:type="paragraph" w:styleId="Numreradrubrik2" w:customStyle="1">
    <w:name w:val="Numrerad rubrik 2"/>
    <w:basedOn w:val="Heading2"/>
    <w:next w:val="Normal"/>
    <w:uiPriority w:val="19"/>
    <w:qFormat/>
    <w:rsid w:val="00AA5C9A"/>
    <w:pPr>
      <w:numPr>
        <w:ilvl w:val="1"/>
        <w:numId w:val="24"/>
      </w:numPr>
    </w:pPr>
  </w:style>
  <w:style w:type="paragraph" w:styleId="Numreradrubrik3" w:customStyle="1">
    <w:name w:val="Numrerad rubrik 3"/>
    <w:basedOn w:val="Heading3"/>
    <w:next w:val="Normal"/>
    <w:uiPriority w:val="19"/>
    <w:qFormat/>
    <w:rsid w:val="00AA5C9A"/>
    <w:pPr>
      <w:numPr>
        <w:ilvl w:val="2"/>
        <w:numId w:val="24"/>
      </w:numPr>
    </w:pPr>
  </w:style>
  <w:style w:type="paragraph" w:styleId="Numreradrubrik4" w:customStyle="1">
    <w:name w:val="Numrerad rubrik 4"/>
    <w:basedOn w:val="Heading4"/>
    <w:next w:val="Normal"/>
    <w:uiPriority w:val="19"/>
    <w:qFormat/>
    <w:rsid w:val="00AA5C9A"/>
    <w:pPr>
      <w:numPr>
        <w:ilvl w:val="3"/>
        <w:numId w:val="24"/>
      </w:numPr>
    </w:pPr>
  </w:style>
  <w:style w:type="paragraph" w:styleId="EnvelopeAddress">
    <w:name w:val="envelope address"/>
    <w:basedOn w:val="Normal"/>
    <w:uiPriority w:val="99"/>
    <w:rsid w:val="00CC3124"/>
    <w:pPr>
      <w:spacing w:after="720" w:line="264" w:lineRule="auto"/>
      <w:ind w:left="4253"/>
      <w:contextualSpacing/>
    </w:pPr>
    <w:rPr>
      <w:noProof/>
    </w:rPr>
  </w:style>
  <w:style w:type="paragraph" w:styleId="Closing">
    <w:name w:val="Closing"/>
    <w:basedOn w:val="Normal"/>
    <w:next w:val="Normal"/>
    <w:link w:val="ClosingChar"/>
    <w:uiPriority w:val="99"/>
    <w:rsid w:val="00A87B49"/>
    <w:pPr>
      <w:spacing w:after="800"/>
      <w:contextualSpacing/>
    </w:pPr>
  </w:style>
  <w:style w:type="character" w:styleId="ClosingChar" w:customStyle="1">
    <w:name w:val="Closing Char"/>
    <w:basedOn w:val="DefaultParagraphFont"/>
    <w:link w:val="Closing"/>
    <w:uiPriority w:val="99"/>
    <w:rsid w:val="00A87B49"/>
    <w:rPr>
      <w:lang w:val="sv-SE"/>
    </w:rPr>
  </w:style>
  <w:style w:type="paragraph" w:styleId="Salutation">
    <w:name w:val="Salutation"/>
    <w:basedOn w:val="Normal"/>
    <w:next w:val="Normal"/>
    <w:link w:val="SalutationChar"/>
    <w:uiPriority w:val="36"/>
    <w:rsid w:val="00951ABB"/>
    <w:pPr>
      <w:spacing w:after="320"/>
    </w:pPr>
    <w:rPr>
      <w:i/>
    </w:rPr>
  </w:style>
  <w:style w:type="character" w:styleId="SalutationChar" w:customStyle="1">
    <w:name w:val="Salutation Char"/>
    <w:basedOn w:val="DefaultParagraphFont"/>
    <w:link w:val="Salutation"/>
    <w:uiPriority w:val="36"/>
    <w:rsid w:val="00951ABB"/>
    <w:rPr>
      <w:i/>
    </w:rPr>
  </w:style>
  <w:style w:type="paragraph" w:styleId="Klla" w:customStyle="1">
    <w:name w:val="Källa"/>
    <w:basedOn w:val="Normal"/>
    <w:next w:val="Normal"/>
    <w:uiPriority w:val="26"/>
    <w:qFormat/>
    <w:rsid w:val="0036067A"/>
    <w:pPr>
      <w:spacing w:before="80"/>
    </w:pPr>
    <w:rPr>
      <w:i/>
      <w:sz w:val="16"/>
    </w:rPr>
  </w:style>
  <w:style w:type="character" w:styleId="NoSpacingChar" w:customStyle="1">
    <w:name w:val="No Spacing Char"/>
    <w:basedOn w:val="DefaultParagraphFont"/>
    <w:link w:val="NoSpacing"/>
    <w:uiPriority w:val="1"/>
    <w:rsid w:val="00877249"/>
    <w:rPr>
      <w:lang w:val="en-US"/>
    </w:rPr>
  </w:style>
  <w:style w:type="paragraph" w:styleId="Date">
    <w:name w:val="Date"/>
    <w:basedOn w:val="Normal"/>
    <w:next w:val="Normal"/>
    <w:link w:val="DateChar"/>
    <w:uiPriority w:val="99"/>
    <w:rsid w:val="007E646A"/>
  </w:style>
  <w:style w:type="character" w:styleId="DateChar" w:customStyle="1">
    <w:name w:val="Date Char"/>
    <w:basedOn w:val="DefaultParagraphFont"/>
    <w:link w:val="Date"/>
    <w:uiPriority w:val="99"/>
    <w:rsid w:val="007E646A"/>
  </w:style>
  <w:style w:type="paragraph" w:styleId="Paragraflista" w:customStyle="1">
    <w:name w:val="Paragraflista"/>
    <w:next w:val="Paragraftext"/>
    <w:qFormat/>
    <w:rsid w:val="00877249"/>
    <w:pPr>
      <w:numPr>
        <w:numId w:val="27"/>
      </w:numPr>
      <w:spacing w:before="160" w:after="80"/>
    </w:pPr>
    <w:rPr>
      <w:rFonts w:asciiTheme="majorHAnsi" w:hAnsiTheme="majorHAnsi" w:eastAsiaTheme="majorEastAsia" w:cstheme="majorBidi"/>
      <w:sz w:val="28"/>
      <w:szCs w:val="28"/>
      <w:lang w:val="en-US"/>
    </w:rPr>
  </w:style>
  <w:style w:type="paragraph" w:styleId="Paragraftext" w:customStyle="1">
    <w:name w:val="Paragraftext"/>
    <w:qFormat/>
    <w:rsid w:val="00877249"/>
    <w:pPr>
      <w:ind w:left="1134"/>
    </w:pPr>
    <w:rPr>
      <w:lang w:val="en-US"/>
    </w:rPr>
  </w:style>
  <w:style w:type="character" w:styleId="PageNumber">
    <w:name w:val="page number"/>
    <w:basedOn w:val="DefaultParagraphFont"/>
    <w:uiPriority w:val="99"/>
    <w:rsid w:val="004777EC"/>
    <w:rPr>
      <w:rFonts w:asciiTheme="majorHAnsi" w:hAnsiTheme="majorHAnsi"/>
      <w:color w:val="002F5F" w:themeColor="text2"/>
      <w:sz w:val="18"/>
    </w:rPr>
  </w:style>
  <w:style w:type="character" w:styleId="UnresolvedMention">
    <w:name w:val="Unresolved Mention"/>
    <w:basedOn w:val="DefaultParagraphFont"/>
    <w:uiPriority w:val="99"/>
    <w:semiHidden/>
    <w:unhideWhenUsed/>
    <w:rsid w:val="006D4BBC"/>
    <w:rPr>
      <w:color w:val="605E5C"/>
      <w:shd w:val="clear" w:color="auto" w:fill="E1DFDD"/>
    </w:rPr>
  </w:style>
  <w:style w:type="character" w:styleId="CommentReference">
    <w:name w:val="annotation reference"/>
    <w:basedOn w:val="DefaultParagraphFont"/>
    <w:uiPriority w:val="99"/>
    <w:semiHidden/>
    <w:rsid w:val="00F544FF"/>
    <w:rPr>
      <w:sz w:val="16"/>
      <w:szCs w:val="16"/>
    </w:rPr>
  </w:style>
  <w:style w:type="paragraph" w:styleId="CommentText">
    <w:name w:val="annotation text"/>
    <w:basedOn w:val="Normal"/>
    <w:link w:val="CommentTextChar"/>
    <w:uiPriority w:val="99"/>
    <w:semiHidden/>
    <w:rsid w:val="00F544FF"/>
    <w:rPr>
      <w:sz w:val="20"/>
      <w:szCs w:val="20"/>
    </w:rPr>
  </w:style>
  <w:style w:type="character" w:styleId="CommentTextChar" w:customStyle="1">
    <w:name w:val="Comment Text Char"/>
    <w:basedOn w:val="DefaultParagraphFont"/>
    <w:link w:val="CommentText"/>
    <w:uiPriority w:val="99"/>
    <w:semiHidden/>
    <w:rsid w:val="00F544FF"/>
    <w:rPr>
      <w:sz w:val="20"/>
      <w:szCs w:val="20"/>
    </w:rPr>
  </w:style>
  <w:style w:type="paragraph" w:styleId="CommentSubject">
    <w:name w:val="annotation subject"/>
    <w:basedOn w:val="CommentText"/>
    <w:next w:val="CommentText"/>
    <w:link w:val="CommentSubjectChar"/>
    <w:uiPriority w:val="99"/>
    <w:semiHidden/>
    <w:rsid w:val="00F544FF"/>
    <w:rPr>
      <w:b/>
      <w:bCs/>
    </w:rPr>
  </w:style>
  <w:style w:type="character" w:styleId="CommentSubjectChar" w:customStyle="1">
    <w:name w:val="Comment Subject Char"/>
    <w:basedOn w:val="CommentTextChar"/>
    <w:link w:val="CommentSubject"/>
    <w:uiPriority w:val="99"/>
    <w:semiHidden/>
    <w:rsid w:val="00F544FF"/>
    <w:rPr>
      <w:b/>
      <w:bCs/>
      <w:sz w:val="20"/>
      <w:szCs w:val="20"/>
    </w:rPr>
  </w:style>
  <w:style w:type="paragraph" w:styleId="p1" w:customStyle="1">
    <w:name w:val="p1"/>
    <w:basedOn w:val="Normal"/>
    <w:rsid w:val="00192B5F"/>
    <w:pPr>
      <w:spacing w:after="0" w:line="240" w:lineRule="auto"/>
    </w:pPr>
    <w:rPr>
      <w:rFonts w:ascii="Times New Roman" w:hAnsi="Times New Roman" w:eastAsia="Times New Roman" w:cs="Times New Roman"/>
      <w:sz w:val="24"/>
      <w:szCs w:val="24"/>
      <w:lang w:eastAsia="ja-JP"/>
    </w:rPr>
  </w:style>
  <w:style w:type="paragraph" w:styleId="p2" w:customStyle="1">
    <w:name w:val="p2"/>
    <w:basedOn w:val="Normal"/>
    <w:rsid w:val="00192B5F"/>
    <w:pPr>
      <w:spacing w:after="0" w:line="240" w:lineRule="auto"/>
    </w:pPr>
    <w:rPr>
      <w:rFonts w:ascii="Times New Roman" w:hAnsi="Times New Roman" w:eastAsia="Times New Roman" w:cs="Times New Roman"/>
      <w:sz w:val="24"/>
      <w:szCs w:val="24"/>
      <w:lang w:eastAsia="ja-JP"/>
    </w:rPr>
  </w:style>
  <w:style w:type="character" w:styleId="s1" w:customStyle="1">
    <w:name w:val="s1"/>
    <w:basedOn w:val="DefaultParagraphFont"/>
    <w:rsid w:val="00192B5F"/>
    <w:rPr>
      <w:rFonts w:hint="default" w:ascii="Helvetica" w:hAnsi="Helvetica"/>
      <w:sz w:val="18"/>
      <w:szCs w:val="18"/>
    </w:rPr>
  </w:style>
  <w:style w:type="character" w:styleId="apple-converted-space" w:customStyle="1">
    <w:name w:val="apple-converted-space"/>
    <w:basedOn w:val="DefaultParagraphFont"/>
    <w:rsid w:val="00192B5F"/>
  </w:style>
  <w:style w:type="table" w:styleId="PlainTable5">
    <w:name w:val="Plain Table 5"/>
    <w:basedOn w:val="TableNormal"/>
    <w:uiPriority w:val="45"/>
    <w:rsid w:val="00192B5F"/>
    <w:pPr>
      <w:spacing w:after="0"/>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192B5F"/>
    <w:pPr>
      <w:spacing w:after="0"/>
    </w:pPr>
    <w:tblPr>
      <w:tblStyleRowBandSize w:val="1"/>
      <w:tblStyleColBandSize w:val="1"/>
      <w:tblBorders>
        <w:top w:val="single" w:color="59ABFF" w:themeColor="accent1" w:themeTint="66" w:sz="4" w:space="0"/>
        <w:left w:val="single" w:color="59ABFF" w:themeColor="accent1" w:themeTint="66" w:sz="4" w:space="0"/>
        <w:bottom w:val="single" w:color="59ABFF" w:themeColor="accent1" w:themeTint="66" w:sz="4" w:space="0"/>
        <w:right w:val="single" w:color="59ABFF" w:themeColor="accent1" w:themeTint="66" w:sz="4" w:space="0"/>
        <w:insideH w:val="single" w:color="59ABFF" w:themeColor="accent1" w:themeTint="66" w:sz="4" w:space="0"/>
        <w:insideV w:val="single" w:color="59ABFF" w:themeColor="accent1" w:themeTint="66" w:sz="4" w:space="0"/>
      </w:tblBorders>
    </w:tblPr>
    <w:tblStylePr w:type="firstRow">
      <w:rPr>
        <w:b/>
        <w:bCs/>
      </w:rPr>
      <w:tblPr/>
      <w:tcPr>
        <w:tcBorders>
          <w:bottom w:val="single" w:color="0681FF" w:themeColor="accent1" w:themeTint="99" w:sz="12" w:space="0"/>
        </w:tcBorders>
      </w:tcPr>
    </w:tblStylePr>
    <w:tblStylePr w:type="lastRow">
      <w:rPr>
        <w:b/>
        <w:bCs/>
      </w:rPr>
      <w:tblPr/>
      <w:tcPr>
        <w:tcBorders>
          <w:top w:val="double" w:color="0681FF" w:themeColor="accent1" w:themeTint="99" w:sz="2" w:space="0"/>
        </w:tcBorders>
      </w:tcPr>
    </w:tblStylePr>
    <w:tblStylePr w:type="firstCol">
      <w:rPr>
        <w:b/>
        <w:bCs/>
      </w:rPr>
    </w:tblStylePr>
    <w:tblStylePr w:type="lastCol">
      <w:rPr>
        <w:b/>
        <w:bCs/>
      </w:rPr>
    </w:tblStylePr>
  </w:style>
  <w:style w:type="paragraph" w:styleId="Revision">
    <w:name w:val="Revision"/>
    <w:hidden/>
    <w:uiPriority w:val="99"/>
    <w:semiHidden/>
    <w:rsid w:val="002C6318"/>
    <w:pPr>
      <w:spacing w:after="0"/>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 w:id="1435318626">
      <w:bodyDiv w:val="1"/>
      <w:marLeft w:val="0"/>
      <w:marRight w:val="0"/>
      <w:marTop w:val="0"/>
      <w:marBottom w:val="0"/>
      <w:divBdr>
        <w:top w:val="none" w:sz="0" w:space="0" w:color="auto"/>
        <w:left w:val="none" w:sz="0" w:space="0" w:color="auto"/>
        <w:bottom w:val="none" w:sz="0" w:space="0" w:color="auto"/>
        <w:right w:val="none" w:sz="0" w:space="0" w:color="auto"/>
      </w:divBdr>
      <w:divsChild>
        <w:div w:id="1502892924">
          <w:marLeft w:val="0"/>
          <w:marRight w:val="0"/>
          <w:marTop w:val="0"/>
          <w:marBottom w:val="0"/>
          <w:divBdr>
            <w:top w:val="none" w:sz="0" w:space="0" w:color="auto"/>
            <w:left w:val="none" w:sz="0" w:space="0" w:color="auto"/>
            <w:bottom w:val="none" w:sz="0" w:space="0" w:color="auto"/>
            <w:right w:val="none" w:sz="0" w:space="0" w:color="auto"/>
          </w:divBdr>
          <w:divsChild>
            <w:div w:id="152620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tyles" Target="styles.xml" Id="rId8" /><Relationship Type="http://schemas.openxmlformats.org/officeDocument/2006/relationships/image" Target="media/image1.png" Id="rId13" /><Relationship Type="http://schemas.openxmlformats.org/officeDocument/2006/relationships/footer" Target="footer2.xml" Id="rId18" /><Relationship Type="http://schemas.openxmlformats.org/officeDocument/2006/relationships/header" Target="header4.xml" Id="rId26" /><Relationship Type="http://schemas.openxmlformats.org/officeDocument/2006/relationships/customXml" Target="../customXml/item3.xml" Id="rId3" /><Relationship Type="http://schemas.openxmlformats.org/officeDocument/2006/relationships/hyperlink" Target="https://doi.org/10.24432/C53C8N" TargetMode="External" Id="rId21" /><Relationship Type="http://schemas.openxmlformats.org/officeDocument/2006/relationships/numbering" Target="numbering.xml" Id="rId7" /><Relationship Type="http://schemas.openxmlformats.org/officeDocument/2006/relationships/endnotes" Target="endnotes.xml" Id="rId12" /><Relationship Type="http://schemas.openxmlformats.org/officeDocument/2006/relationships/header" Target="header2.xml" Id="rId17" /><Relationship Type="http://schemas.openxmlformats.org/officeDocument/2006/relationships/footer" Target="footer3.xml" Id="rId25"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hyperlink" Target="mailto:davidechicco@davidechicco.it" TargetMode="External" Id="rId20" /><Relationship Type="http://schemas.openxmlformats.org/officeDocument/2006/relationships/glossaryDocument" Target="glossary/document.xml" Id="rId29" /><Relationship Type="http://schemas.openxmlformats.org/officeDocument/2006/relationships/customXml" Target="../customXml/item1.xml" Id="rId1" /><Relationship Type="http://schemas.openxmlformats.org/officeDocument/2006/relationships/customXml" Target="../customXml/item6.xml" Id="rId6" /><Relationship Type="http://schemas.openxmlformats.org/officeDocument/2006/relationships/footnotes" Target="footnotes.xml" Id="rId11" /><Relationship Type="http://schemas.openxmlformats.org/officeDocument/2006/relationships/header" Target="header3.xml" Id="rId24" /><Relationship Type="http://schemas.openxmlformats.org/officeDocument/2006/relationships/customXml" Target="../customXml/item5.xml" Id="rId5" /><Relationship Type="http://schemas.openxmlformats.org/officeDocument/2006/relationships/header" Target="header1.xml" Id="rId15" /><Relationship Type="http://schemas.openxmlformats.org/officeDocument/2006/relationships/hyperlink" Target="https://doi.org/10.24432/C53C8N" TargetMode="External" Id="rId23" /><Relationship Type="http://schemas.openxmlformats.org/officeDocument/2006/relationships/fontTable" Target="fontTable.xml" Id="rId28" /><Relationship Type="http://schemas.openxmlformats.org/officeDocument/2006/relationships/webSettings" Target="webSettings.xml" Id="rId10" /><Relationship Type="http://schemas.openxmlformats.org/officeDocument/2006/relationships/hyperlink" Target="https://doi.org/10.1038/s41598-020-73558-3" TargetMode="External" Id="rId19" /><Relationship Type="http://schemas.openxmlformats.org/officeDocument/2006/relationships/customXml" Target="../customXml/item4.xml" Id="rId4" /><Relationship Type="http://schemas.openxmlformats.org/officeDocument/2006/relationships/settings" Target="settings.xml" Id="rId9" /><Relationship Type="http://schemas.openxmlformats.org/officeDocument/2006/relationships/image" Target="media/image2.svg" Id="rId14" /><Relationship Type="http://schemas.openxmlformats.org/officeDocument/2006/relationships/hyperlink" Target="https://creativecommons.org/licenses/by/4.0/legalcode" TargetMode="External" Id="rId22" /><Relationship Type="http://schemas.openxmlformats.org/officeDocument/2006/relationships/footer" Target="footer4.xml" Id="rId27" /><Relationship Type="http://schemas.openxmlformats.org/officeDocument/2006/relationships/theme" Target="theme/theme1.xml" Id="rId30"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5BEDA9A2428D04D9CEE40B2F9BA06BB"/>
        <w:category>
          <w:name w:val="General"/>
          <w:gallery w:val="placeholder"/>
        </w:category>
        <w:types>
          <w:type w:val="bbPlcHdr"/>
        </w:types>
        <w:behaviors>
          <w:behavior w:val="content"/>
        </w:behaviors>
        <w:guid w:val="{4483A254-005B-4E47-B106-FBB4F6BE00E3}"/>
      </w:docPartPr>
      <w:docPartBody>
        <w:p w:rsidR="00B16F2D" w:rsidRDefault="00B475C5">
          <w:pPr>
            <w:pStyle w:val="75BEDA9A2428D04D9CEE40B2F9BA06BB"/>
          </w:pPr>
          <w:r>
            <w:rPr>
              <w:rStyle w:val="PlaceholderText"/>
            </w:rPr>
            <w:t>Ange</w:t>
          </w:r>
          <w:r w:rsidRPr="00085350">
            <w:rPr>
              <w:rStyle w:val="PlaceholderText"/>
            </w:rPr>
            <w:t xml:space="preserve"> datum</w:t>
          </w:r>
        </w:p>
      </w:docPartBody>
    </w:docPart>
    <w:docPart>
      <w:docPartPr>
        <w:name w:val="883042D9CEE697489AE162A7EC1A7368"/>
        <w:category>
          <w:name w:val="General"/>
          <w:gallery w:val="placeholder"/>
        </w:category>
        <w:types>
          <w:type w:val="bbPlcHdr"/>
        </w:types>
        <w:behaviors>
          <w:behavior w:val="content"/>
        </w:behaviors>
        <w:guid w:val="{6999E48C-4FE5-0346-A000-2A8861A3A2C2}"/>
      </w:docPartPr>
      <w:docPartBody>
        <w:p w:rsidR="00B16F2D" w:rsidRDefault="00B475C5">
          <w:pPr>
            <w:pStyle w:val="883042D9CEE697489AE162A7EC1A7368"/>
          </w:pPr>
          <w:r w:rsidRPr="00C04FCD">
            <w:rPr>
              <w:rStyle w:val="PlaceholderText"/>
            </w:rPr>
            <w:t xml:space="preserve">Klicka här för att ange </w:t>
          </w:r>
          <w:r>
            <w:rPr>
              <w:rStyle w:val="PlaceholderText"/>
            </w:rPr>
            <w:t>rubrik</w:t>
          </w:r>
        </w:p>
      </w:docPartBody>
    </w:docPart>
    <w:docPart>
      <w:docPartPr>
        <w:name w:val="460DF7831EBF7347A35CD9490493F493"/>
        <w:category>
          <w:name w:val="General"/>
          <w:gallery w:val="placeholder"/>
        </w:category>
        <w:types>
          <w:type w:val="bbPlcHdr"/>
        </w:types>
        <w:behaviors>
          <w:behavior w:val="content"/>
        </w:behaviors>
        <w:guid w:val="{62D81AEC-E52B-234C-96D7-534BC1719BF1}"/>
      </w:docPartPr>
      <w:docPartBody>
        <w:p w:rsidR="00B16F2D" w:rsidRDefault="00B475C5">
          <w:pPr>
            <w:pStyle w:val="460DF7831EBF7347A35CD9490493F493"/>
          </w:pPr>
          <w:r w:rsidRPr="00C04FCD">
            <w:rPr>
              <w:rStyle w:val="PlaceholderText"/>
            </w:rPr>
            <w:t>Klicka här för att ange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00000001" w:usb1="080E0000" w:usb2="00000010" w:usb3="00000000" w:csb0="00040000" w:csb1="00000000"/>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49D"/>
    <w:rsid w:val="00025772"/>
    <w:rsid w:val="000816B9"/>
    <w:rsid w:val="00101C9D"/>
    <w:rsid w:val="00180948"/>
    <w:rsid w:val="0045649D"/>
    <w:rsid w:val="0053742B"/>
    <w:rsid w:val="00553493"/>
    <w:rsid w:val="006741D1"/>
    <w:rsid w:val="00755D65"/>
    <w:rsid w:val="007E106D"/>
    <w:rsid w:val="008912FB"/>
    <w:rsid w:val="008B5012"/>
    <w:rsid w:val="00B16F2D"/>
    <w:rsid w:val="00B475C5"/>
    <w:rsid w:val="00CE6BF0"/>
    <w:rsid w:val="00DC16EA"/>
    <w:rsid w:val="00DD3E6C"/>
    <w:rsid w:val="00EB1904"/>
    <w:rsid w:val="00FB2F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Pr>
      <w:color w:val="7F7F7F" w:themeColor="text1" w:themeTint="80"/>
      <w:bdr w:val="none" w:sz="0" w:space="0" w:color="auto"/>
      <w:shd w:val="clear" w:color="auto" w:fill="F0F0F0"/>
    </w:rPr>
  </w:style>
  <w:style w:type="paragraph" w:customStyle="1" w:styleId="75BEDA9A2428D04D9CEE40B2F9BA06BB">
    <w:name w:val="75BEDA9A2428D04D9CEE40B2F9BA06BB"/>
  </w:style>
  <w:style w:type="paragraph" w:customStyle="1" w:styleId="883042D9CEE697489AE162A7EC1A7368">
    <w:name w:val="883042D9CEE697489AE162A7EC1A7368"/>
  </w:style>
  <w:style w:type="paragraph" w:customStyle="1" w:styleId="460DF7831EBF7347A35CD9490493F493">
    <w:name w:val="460DF7831EBF7347A35CD9490493F49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Stockholms Universitet - Färger">
      <a:dk1>
        <a:sysClr val="windowText" lastClr="000000"/>
      </a:dk1>
      <a:lt1>
        <a:sysClr val="window" lastClr="FFFFFF"/>
      </a:lt1>
      <a:dk2>
        <a:srgbClr val="002F5F"/>
      </a:dk2>
      <a:lt2>
        <a:srgbClr val="F8F8F8"/>
      </a:lt2>
      <a:accent1>
        <a:srgbClr val="002F5F"/>
      </a:accent1>
      <a:accent2>
        <a:srgbClr val="ACDEE6"/>
      </a:accent2>
      <a:accent3>
        <a:srgbClr val="9BB2CE"/>
      </a:accent3>
      <a:accent4>
        <a:srgbClr val="EB7125"/>
      </a:accent4>
      <a:accent5>
        <a:srgbClr val="A3A86B"/>
      </a:accent5>
      <a:accent6>
        <a:srgbClr val="33587F"/>
      </a:accent6>
      <a:hlink>
        <a:srgbClr val="002F5F"/>
      </a:hlink>
      <a:folHlink>
        <a:srgbClr val="33587F"/>
      </a:folHlink>
    </a:clrScheme>
    <a:fontScheme name="Stockholms Universitet - Word">
      <a:majorFont>
        <a:latin typeface="Calibri"/>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EA9E5426AFC6429736A46F0DA455F2" ma:contentTypeVersion="3" ma:contentTypeDescription="Create a new document." ma:contentTypeScope="" ma:versionID="e4c8b3d6f7990df4f1d2d8a7ae0bdd44">
  <xsd:schema xmlns:xsd="http://www.w3.org/2001/XMLSchema" xmlns:xs="http://www.w3.org/2001/XMLSchema" xmlns:p="http://schemas.microsoft.com/office/2006/metadata/properties" xmlns:ns2="1f5dded1-1c70-4dcf-942e-13d22f48ba26" targetNamespace="http://schemas.microsoft.com/office/2006/metadata/properties" ma:root="true" ma:fieldsID="19812d7f122323a4ddec8ee848f22be1" ns2:_="">
    <xsd:import namespace="1f5dded1-1c70-4dcf-942e-13d22f48ba2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5dded1-1c70-4dcf-942e-13d22f48ba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RehngruppenStandardSve13 xmlns="Rehngruppen eller kundnamn">
	<Dokumentinfo>
		<Rubrik/>
		<Underrubrik/>
		<Ämne/>
		<Disclaimer/>
		<Version/>
		<Dokumenttyp/>
		<Informationsklassificering/>
		<Datum/>
	</Dokumentinfo>
	<Sidfot>
		<Kansli/>
		<Besöksadress/>
		<Telefon/>
		<E-post/>
		<Hemsida>www.su.se</Hemsida>
	</Sidfot>
	<KontaktuppgifterForetag>
		<Foretag/>	
		<Orgnr/>
		<TelefonForetag/>
		<EmailForetag/>
		<Hemsida/>
		<Besoksadress/>
		<PostAdress/>
		<Gata/>
		<Postnummer/>
		<Ort/>
		<Personinfo>
			<Namn/>
			<Fornamn/>
			<Efternamn/>
			<Titel/>
			<TelefonPersonlig/>
			<EmailPersonlig/>
		</Personinfo>
	</KontaktuppgifterForetag>
	<KontaktuppgifterKund>
		<ForetagKund/>	
		<OrgnrKund/>
		<TelefonKund/>
		<EmailKund/>
		<HemsidaKund/>
		<BesoksadressKund/>
		<PostAdressKund/>
		<GataKund/>
		<PostnummerKund/>
		<OrtKund/>
		<PersoninfoKund>
			<NamnKund/>
			<FornamnKund/>
			<EfternamnKund/>
			<TitelKund/>
			<TelefonPersonligKund/>
			<EmailPersonligKund/>
		</PersoninfoKund>
	</KontaktuppgifterKund>
	<Rapportinfo>
		<Ar/>
		<Kvartal/>
		<Period/>
		<Manad/>
		<Nuvarandemanad/>
		<Foregaendemanad/>
		<Rapportdatum/>
	</Rapportinfo>
	<Ekonomiinfo>
		<Belopp/>
		<Summa/>
	</Ekonomiinfo>
</RehngruppenStandardSve13>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RehngruppenStandardSve13 xmlns="Rehngruppen eller kundnamn">
	<Dokumentinfo>
		<Rubrik/>
		<Underrubrik/>
		<Ämne/>
		<Disclaimer/>
		<Version/>
		<Dokumenttyp/>
		<Informationsklassificering/>
		<Datum/>
	</Dokumentinfo>
	<KontaktuppgifterForetag>
		<Foretag/>	
		<Orgnr/>
		<TelefonForetag/>
		<EmailForetag/>
		<Hemsida/>
		<Besoksadress/>
		<PostAdress/>
		<Gata/>
		<Postnummer/>
		<Ort/>
		<Personinfo>
			<Namn/>
			<Fornamn/>
			<Efternamn/>
			<Titel/>
			<TelefonPersonlig/>
			<EmailPersonlig/>
		</Personinfo>
	</KontaktuppgifterForetag>
	<KontaktuppgifterKund>
		<ForetagKund/>	
		<OrgnrKund/>
		<TelefonKund/>
		<EmailKund/>
		<HemsidaKund/>
		<BesoksadressKund/>
		<PostAdressKund/>
		<GataKund/>
		<PostnummerKund/>
		<OrtKund/>
		<PersoninfoKund>
			<NamnKund/>
			<FornamnKund/>
			<EfternamnKund/>
			<TitelKund/>
			<TelefonPersonligKund/>
			<EmailPersonligKund/>
		</PersoninfoKund>
	</KontaktuppgifterKund>
	<Rapportinfo>
		<Ar/>
		<Kvartal/>
		<Period/>
		<Manad/>
		<Nuvarandemanad/>
		<Foregaendemanad/>
		<Rapportdatum/>
	</Rapportinfo>
	<Ekonomiinfo>
		<Belopp/>
		<Summa/>
	</Ekonomiinfo>
</RehngruppenStandardSve13>
</file>

<file path=customXml/itemProps1.xml><?xml version="1.0" encoding="utf-8"?>
<ds:datastoreItem xmlns:ds="http://schemas.openxmlformats.org/officeDocument/2006/customXml" ds:itemID="{9A3D8A0B-EB75-4BD7-AC1F-C2A01D2110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5dded1-1c70-4dcf-942e-13d22f48ba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3.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4.xml><?xml version="1.0" encoding="utf-8"?>
<ds:datastoreItem xmlns:ds="http://schemas.openxmlformats.org/officeDocument/2006/customXml" ds:itemID="{CDEA8559-B42A-4DAB-9EC4-5CF88AB0A33D}">
  <ds:schemaRefs>
    <ds:schemaRef ds:uri="Rehngruppen eller kundnamn"/>
  </ds:schemaRefs>
</ds:datastoreItem>
</file>

<file path=customXml/itemProps5.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s>
</ds:datastoreItem>
</file>

<file path=customXml/itemProps6.xml><?xml version="1.0" encoding="utf-8"?>
<ds:datastoreItem xmlns:ds="http://schemas.openxmlformats.org/officeDocument/2006/customXml" ds:itemID="{F0D50DC0-36C6-4C68-A2D5-3CCFC3C32F39}">
  <ds:schemaRefs>
    <ds:schemaRef ds:uri="Rehngruppen eller kundnamn"/>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Avdelningen för forsknings- och samverkansstöd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Christian Schinkel</dc:creator>
  <keywords/>
  <dc:description/>
  <lastModifiedBy>Qizheng Zhao</lastModifiedBy>
  <revision>121</revision>
  <lastPrinted>2019-02-18T10:06:00.0000000Z</lastPrinted>
  <dcterms:created xsi:type="dcterms:W3CDTF">2026-08-31T11:59:00.0000000Z</dcterms:created>
  <dcterms:modified xsi:type="dcterms:W3CDTF">2026-09-27T08:36:59.2733119Z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0x010100FDEA9E5426AFC6429736A46F0DA455F2</vt:lpwstr>
  </property>
  <property fmtid="{D5CDD505-2E9C-101B-9397-08002B2CF9AE}" pid="3" name="Order">
    <vt:r8>33400</vt:r8>
  </property>
  <property fmtid="{D5CDD505-2E9C-101B-9397-08002B2CF9AE}" pid="4" name="MediaServiceImageTags">
    <vt:lpwstr/>
  </property>
  <property fmtid="{D5CDD505-2E9C-101B-9397-08002B2CF9AE}" pid="5" name="Godkänd">
    <vt:bool>false</vt:bool>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GrammarlyDocumentId">
    <vt:lpwstr>9745DA9C-26D0-4DFA-A649-CCC02A11509E</vt:lpwstr>
  </property>
</Properties>
</file>